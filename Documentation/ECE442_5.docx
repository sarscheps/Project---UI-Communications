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A8EA8" w14:textId="77777777" w:rsidR="004128B2" w:rsidRDefault="004128B2" w:rsidP="004128B2">
      <w:pPr>
        <w:jc w:val="center"/>
        <w:rPr>
          <w:b/>
          <w:bCs/>
        </w:rPr>
      </w:pPr>
      <w:bookmarkStart w:id="0" w:name="_Hlk164638273"/>
      <w:bookmarkEnd w:id="0"/>
    </w:p>
    <w:p w14:paraId="3E287BD3" w14:textId="77777777" w:rsidR="004128B2" w:rsidRDefault="004128B2" w:rsidP="004128B2">
      <w:pPr>
        <w:jc w:val="center"/>
        <w:rPr>
          <w:b/>
          <w:bCs/>
        </w:rPr>
      </w:pPr>
    </w:p>
    <w:p w14:paraId="090825F3" w14:textId="77777777" w:rsidR="004128B2" w:rsidRDefault="004128B2" w:rsidP="004128B2">
      <w:pPr>
        <w:jc w:val="center"/>
        <w:rPr>
          <w:b/>
          <w:bCs/>
        </w:rPr>
      </w:pPr>
    </w:p>
    <w:p w14:paraId="7D47454C" w14:textId="77777777" w:rsidR="004128B2" w:rsidRDefault="004128B2" w:rsidP="004128B2">
      <w:pPr>
        <w:jc w:val="center"/>
        <w:rPr>
          <w:b/>
          <w:bCs/>
        </w:rPr>
      </w:pPr>
    </w:p>
    <w:p w14:paraId="0760E429" w14:textId="77777777" w:rsidR="004128B2" w:rsidRDefault="004128B2" w:rsidP="004128B2">
      <w:pPr>
        <w:jc w:val="center"/>
        <w:rPr>
          <w:b/>
          <w:bCs/>
        </w:rPr>
      </w:pPr>
    </w:p>
    <w:p w14:paraId="29BB8918" w14:textId="77777777" w:rsidR="004128B2" w:rsidRDefault="004128B2" w:rsidP="004128B2">
      <w:pPr>
        <w:jc w:val="center"/>
        <w:rPr>
          <w:b/>
          <w:bCs/>
        </w:rPr>
      </w:pPr>
    </w:p>
    <w:p w14:paraId="4E79F0FE" w14:textId="77777777" w:rsidR="004128B2" w:rsidRDefault="004128B2" w:rsidP="004128B2">
      <w:pPr>
        <w:jc w:val="center"/>
        <w:rPr>
          <w:b/>
          <w:bCs/>
        </w:rPr>
      </w:pPr>
    </w:p>
    <w:p w14:paraId="4283D651" w14:textId="77777777" w:rsidR="004128B2" w:rsidRDefault="004128B2" w:rsidP="004128B2">
      <w:pPr>
        <w:jc w:val="center"/>
        <w:rPr>
          <w:b/>
          <w:bCs/>
        </w:rPr>
      </w:pPr>
    </w:p>
    <w:p w14:paraId="5E6E3193" w14:textId="77777777" w:rsidR="004128B2" w:rsidRDefault="004128B2" w:rsidP="004128B2">
      <w:pPr>
        <w:jc w:val="center"/>
        <w:rPr>
          <w:b/>
          <w:bCs/>
        </w:rPr>
      </w:pPr>
    </w:p>
    <w:p w14:paraId="136E78E4" w14:textId="56C1A89B" w:rsidR="00323A8C" w:rsidRPr="002B5408" w:rsidRDefault="00540E81" w:rsidP="004128B2">
      <w:pPr>
        <w:jc w:val="center"/>
        <w:rPr>
          <w:b/>
          <w:bCs/>
          <w:sz w:val="28"/>
          <w:szCs w:val="28"/>
        </w:rPr>
      </w:pPr>
      <w:r w:rsidRPr="002B5408">
        <w:rPr>
          <w:b/>
          <w:bCs/>
          <w:sz w:val="28"/>
          <w:szCs w:val="28"/>
        </w:rPr>
        <w:t xml:space="preserve">Split Sensor </w:t>
      </w:r>
      <w:r w:rsidR="001B26A5" w:rsidRPr="002B5408">
        <w:rPr>
          <w:b/>
          <w:bCs/>
          <w:sz w:val="28"/>
          <w:szCs w:val="28"/>
        </w:rPr>
        <w:t>Communications Network to Monitor Microclimates</w:t>
      </w:r>
    </w:p>
    <w:p w14:paraId="4872582E" w14:textId="4C408851" w:rsidR="002B5408" w:rsidRDefault="0011697C" w:rsidP="004128B2">
      <w:pPr>
        <w:jc w:val="center"/>
        <w:rPr>
          <w:b/>
          <w:bCs/>
        </w:rPr>
      </w:pPr>
      <w:r>
        <w:rPr>
          <w:b/>
          <w:bCs/>
        </w:rPr>
        <w:t>The So</w:t>
      </w:r>
      <w:r w:rsidR="00135BB7">
        <w:rPr>
          <w:b/>
          <w:bCs/>
        </w:rPr>
        <w:t xml:space="preserve">lution to </w:t>
      </w:r>
      <w:r w:rsidR="00CA79FF">
        <w:rPr>
          <w:b/>
          <w:bCs/>
        </w:rPr>
        <w:t>Understanding and Mitigating Climate Change</w:t>
      </w:r>
    </w:p>
    <w:p w14:paraId="223F0539" w14:textId="7DE159A4" w:rsidR="00CA79FF" w:rsidRPr="00452BB1" w:rsidRDefault="00452BB1" w:rsidP="004128B2">
      <w:pPr>
        <w:jc w:val="center"/>
      </w:pPr>
      <w:r>
        <w:t xml:space="preserve">By </w:t>
      </w:r>
      <w:r w:rsidR="00CF1D71">
        <w:t xml:space="preserve">Quotayba Yousif, </w:t>
      </w:r>
      <w:r w:rsidR="003378E4">
        <w:t>Irving Becerril, Sarah Scheps, Katy Cable, and Ahmed Fadlalla</w:t>
      </w:r>
    </w:p>
    <w:p w14:paraId="313D0F87" w14:textId="30A55D96" w:rsidR="004128B2" w:rsidRDefault="004128B2">
      <w:pPr>
        <w:rPr>
          <w:b/>
          <w:bCs/>
        </w:rPr>
      </w:pPr>
      <w:r>
        <w:rPr>
          <w:b/>
          <w:bCs/>
        </w:rPr>
        <w:br w:type="page"/>
      </w:r>
    </w:p>
    <w:p w14:paraId="530415C3" w14:textId="77777777" w:rsidR="00FD52BF" w:rsidRPr="00323A8C" w:rsidRDefault="00FD52BF" w:rsidP="00F5353F">
      <w:pPr>
        <w:rPr>
          <w:b/>
          <w:bCs/>
        </w:rPr>
      </w:pPr>
    </w:p>
    <w:p w14:paraId="7A47004E" w14:textId="07E7C558" w:rsidR="00811981" w:rsidRDefault="00D12C39" w:rsidP="0073722A">
      <w:pPr>
        <w:rPr>
          <w:ins w:id="1" w:author="Yousif, Quotayba M" w:date="2024-03-27T12:49:00Z"/>
        </w:rPr>
      </w:pPr>
      <w:r w:rsidRPr="00AA62F8">
        <w:rPr>
          <w:b/>
          <w:sz w:val="28"/>
          <w:szCs w:val="28"/>
        </w:rPr>
        <w:t>Abstract</w:t>
      </w:r>
    </w:p>
    <w:p w14:paraId="7F13B7F7" w14:textId="5DA50666" w:rsidR="00811981" w:rsidRPr="0087609E" w:rsidRDefault="00811981" w:rsidP="001B3771">
      <w:pPr>
        <w:ind w:firstLine="720"/>
        <w:jc w:val="both"/>
      </w:pPr>
      <w:r w:rsidRPr="00647C70">
        <w:rPr>
          <w:rFonts w:cstheme="minorHAnsi"/>
          <w:color w:val="0D0D0D" w:themeColor="text1" w:themeTint="F2"/>
        </w:rPr>
        <w:t>Climate change operates in unpredictable ways, often providing scant clues about its next focal points of impact. Monitoring the weather effectively serves as a strategic guide, directing our attention and resources towards the most severely affected regions of New York State. By pinpointing these areas and devising strategies to mitigate their challenges, we begin to craft solutions that not only address immediate concerns but also preemptively tackle similar issues elsewhere. This approach yields invaluable data insights, reshaping our past practices to safeguard our future. Central to this effort is the development of a modular weather monitoring system, comprised of interchangeable components that allow for seamless adaptation to evolving needs. Such modularity extends to user interaction, where individuals can directly engage with the system by acquiring monitors and interfacing with a central hub. This foundational design enables the expansion of sensor networks across broader regions, enhancing accessibility to localized weather data. Researchers from the New York Department of Environmental Conservation (NYDEC) leverage these central hubs to access real-time weather information, informing their studies and prioritizing areas most vulnerable to the impacts of climate change.</w:t>
      </w:r>
    </w:p>
    <w:p w14:paraId="49CFA392" w14:textId="77777777" w:rsidR="00D12C39" w:rsidRPr="00F5353F" w:rsidRDefault="00D12C39" w:rsidP="00F5353F">
      <w:pPr>
        <w:rPr>
          <w:b/>
          <w:bCs/>
        </w:rPr>
      </w:pPr>
    </w:p>
    <w:p w14:paraId="618CB575" w14:textId="77777777" w:rsidR="00F5353F" w:rsidRPr="00AA62F8" w:rsidRDefault="00F5353F" w:rsidP="00F5353F">
      <w:pPr>
        <w:rPr>
          <w:b/>
          <w:sz w:val="28"/>
          <w:szCs w:val="28"/>
        </w:rPr>
      </w:pPr>
      <w:r w:rsidRPr="00AA62F8">
        <w:rPr>
          <w:b/>
          <w:sz w:val="28"/>
          <w:szCs w:val="28"/>
        </w:rPr>
        <w:t>1. The Problem</w:t>
      </w:r>
    </w:p>
    <w:p w14:paraId="7E379CB4" w14:textId="344E8687" w:rsidR="00F5353F" w:rsidRPr="00F5353F" w:rsidRDefault="00F5353F">
      <w:pPr>
        <w:rPr>
          <w:color w:val="FF0000"/>
        </w:rPr>
      </w:pPr>
      <w:r w:rsidRPr="00F5353F">
        <w:rPr>
          <w:b/>
          <w:bCs/>
        </w:rPr>
        <w:t>a. Problem Statement</w:t>
      </w:r>
    </w:p>
    <w:p w14:paraId="36839D80" w14:textId="0602AF7A" w:rsidR="00F5353F" w:rsidRPr="00F2355F" w:rsidRDefault="004B292F" w:rsidP="000E442A">
      <w:pPr>
        <w:ind w:firstLine="720"/>
        <w:rPr>
          <w:iCs/>
        </w:rPr>
      </w:pPr>
      <w:r w:rsidRPr="00F2355F">
        <w:rPr>
          <w:iCs/>
        </w:rPr>
        <w:t>The New</w:t>
      </w:r>
      <w:r w:rsidR="00C51900" w:rsidRPr="00F2355F">
        <w:rPr>
          <w:iCs/>
        </w:rPr>
        <w:t xml:space="preserve"> York State Department of </w:t>
      </w:r>
      <w:r w:rsidRPr="00F2355F">
        <w:rPr>
          <w:iCs/>
        </w:rPr>
        <w:t>E</w:t>
      </w:r>
      <w:r w:rsidR="00C51900" w:rsidRPr="00F2355F">
        <w:rPr>
          <w:iCs/>
        </w:rPr>
        <w:t>nvironmental Conservation</w:t>
      </w:r>
      <w:r w:rsidR="00F5353F" w:rsidRPr="00F2355F">
        <w:rPr>
          <w:iCs/>
        </w:rPr>
        <w:t xml:space="preserve"> needs </w:t>
      </w:r>
      <w:r w:rsidR="00CD2017" w:rsidRPr="00F2355F">
        <w:rPr>
          <w:iCs/>
        </w:rPr>
        <w:t>a better understanding of the impact of climate change on microclimates</w:t>
      </w:r>
      <w:r w:rsidR="3350E4EE" w:rsidRPr="00F2355F">
        <w:rPr>
          <w:iCs/>
        </w:rPr>
        <w:t xml:space="preserve"> </w:t>
      </w:r>
      <w:r w:rsidR="00CD2017" w:rsidRPr="00F2355F">
        <w:rPr>
          <w:iCs/>
        </w:rPr>
        <w:t>within New York State so that</w:t>
      </w:r>
      <w:r w:rsidR="00AE70E6" w:rsidRPr="00F2355F">
        <w:rPr>
          <w:iCs/>
        </w:rPr>
        <w:t xml:space="preserve"> </w:t>
      </w:r>
      <w:r w:rsidR="00CD2017" w:rsidRPr="00F2355F">
        <w:rPr>
          <w:iCs/>
        </w:rPr>
        <w:t>they can mitigate adverse effects and take appropriate preventative</w:t>
      </w:r>
      <w:r w:rsidR="00AE70E6" w:rsidRPr="00F2355F">
        <w:rPr>
          <w:iCs/>
        </w:rPr>
        <w:t xml:space="preserve"> </w:t>
      </w:r>
      <w:r w:rsidR="00CD2017" w:rsidRPr="00F2355F">
        <w:rPr>
          <w:iCs/>
        </w:rPr>
        <w:t>measures</w:t>
      </w:r>
      <w:r w:rsidR="00AE3B60" w:rsidRPr="00F2355F">
        <w:rPr>
          <w:iCs/>
        </w:rPr>
        <w:t>.</w:t>
      </w:r>
    </w:p>
    <w:p w14:paraId="723E17EE" w14:textId="268E09DA" w:rsidR="00F5353F" w:rsidRPr="00F5353F" w:rsidRDefault="00F5353F" w:rsidP="00F5353F">
      <w:pPr>
        <w:rPr>
          <w:b/>
          <w:bCs/>
        </w:rPr>
      </w:pPr>
      <w:r w:rsidRPr="00CE3B9D">
        <w:rPr>
          <w:b/>
        </w:rPr>
        <w:t>b. Problem Introduction</w:t>
      </w:r>
    </w:p>
    <w:p w14:paraId="2C391367" w14:textId="42B44AE5" w:rsidR="00ED7868" w:rsidRPr="00A92DFC" w:rsidRDefault="00B17CE9" w:rsidP="00C75864">
      <w:pPr>
        <w:ind w:firstLine="720"/>
        <w:jc w:val="both"/>
        <w:rPr>
          <w:color w:val="000000" w:themeColor="text1"/>
        </w:rPr>
      </w:pPr>
      <w:r w:rsidRPr="00A92DFC">
        <w:rPr>
          <w:color w:val="000000" w:themeColor="text1"/>
        </w:rPr>
        <w:t xml:space="preserve">Climate change poses significant risks </w:t>
      </w:r>
      <w:r w:rsidR="00C34DA5" w:rsidRPr="00A92DFC">
        <w:rPr>
          <w:color w:val="000000" w:themeColor="text1"/>
        </w:rPr>
        <w:t xml:space="preserve">to </w:t>
      </w:r>
      <w:r w:rsidR="00DB6899" w:rsidRPr="00A92DFC">
        <w:rPr>
          <w:color w:val="000000" w:themeColor="text1"/>
        </w:rPr>
        <w:t>the New York State</w:t>
      </w:r>
      <w:r w:rsidR="008D1C72" w:rsidRPr="00A92DFC">
        <w:rPr>
          <w:color w:val="000000" w:themeColor="text1"/>
        </w:rPr>
        <w:t>, impacting public health</w:t>
      </w:r>
      <w:r w:rsidR="002D47FD" w:rsidRPr="00A92DFC">
        <w:rPr>
          <w:color w:val="000000" w:themeColor="text1"/>
        </w:rPr>
        <w:t xml:space="preserve">, safety, and the economy through unpredictable weather patterns. </w:t>
      </w:r>
      <w:r w:rsidR="00AE614D" w:rsidRPr="00A92DFC">
        <w:rPr>
          <w:color w:val="000000" w:themeColor="text1"/>
        </w:rPr>
        <w:t xml:space="preserve">Localized climate data </w:t>
      </w:r>
      <w:r w:rsidR="00D53F52" w:rsidRPr="00A92DFC">
        <w:rPr>
          <w:color w:val="000000" w:themeColor="text1"/>
        </w:rPr>
        <w:t xml:space="preserve">on </w:t>
      </w:r>
      <w:r w:rsidR="00F94C42" w:rsidRPr="00A92DFC">
        <w:rPr>
          <w:color w:val="000000" w:themeColor="text1"/>
        </w:rPr>
        <w:t>microclimates</w:t>
      </w:r>
      <w:r w:rsidR="00E144E9" w:rsidRPr="03B252D1">
        <w:rPr>
          <w:color w:val="000000" w:themeColor="text1"/>
        </w:rPr>
        <w:t xml:space="preserve"> </w:t>
      </w:r>
      <w:r w:rsidR="5C050CFA" w:rsidRPr="03B252D1">
        <w:rPr>
          <w:color w:val="000000" w:themeColor="text1"/>
        </w:rPr>
        <w:t>could</w:t>
      </w:r>
      <w:r w:rsidR="00E144E9" w:rsidRPr="00A92DFC">
        <w:rPr>
          <w:color w:val="000000" w:themeColor="text1"/>
        </w:rPr>
        <w:t xml:space="preserve"> </w:t>
      </w:r>
      <w:r w:rsidR="5C050CFA" w:rsidRPr="46A9E843">
        <w:rPr>
          <w:color w:val="000000" w:themeColor="text1"/>
        </w:rPr>
        <w:t>be</w:t>
      </w:r>
      <w:r w:rsidR="00E85D9F" w:rsidRPr="00A92DFC">
        <w:rPr>
          <w:color w:val="000000" w:themeColor="text1"/>
        </w:rPr>
        <w:t xml:space="preserve"> crucial for mitigating these effects</w:t>
      </w:r>
      <w:r w:rsidR="00431C5C" w:rsidRPr="00A92DFC">
        <w:rPr>
          <w:color w:val="000000" w:themeColor="text1"/>
        </w:rPr>
        <w:t>,</w:t>
      </w:r>
      <w:r w:rsidR="00F676F2" w:rsidRPr="00A92DFC">
        <w:rPr>
          <w:color w:val="000000" w:themeColor="text1"/>
        </w:rPr>
        <w:t xml:space="preserve"> but current systems </w:t>
      </w:r>
      <w:r w:rsidR="00C07BDE" w:rsidRPr="00A92DFC">
        <w:rPr>
          <w:color w:val="000000" w:themeColor="text1"/>
        </w:rPr>
        <w:t xml:space="preserve">either lack </w:t>
      </w:r>
      <w:r w:rsidR="00B10487" w:rsidRPr="00A92DFC">
        <w:rPr>
          <w:color w:val="000000" w:themeColor="text1"/>
        </w:rPr>
        <w:t xml:space="preserve">accuracy or </w:t>
      </w:r>
      <w:r w:rsidR="00FE17F4" w:rsidRPr="00A92DFC">
        <w:rPr>
          <w:color w:val="000000" w:themeColor="text1"/>
        </w:rPr>
        <w:t>accessibility</w:t>
      </w:r>
      <w:r w:rsidR="009D32DE" w:rsidRPr="00A92DFC">
        <w:rPr>
          <w:color w:val="000000" w:themeColor="text1"/>
        </w:rPr>
        <w:t xml:space="preserve">. </w:t>
      </w:r>
      <w:r w:rsidR="005E56EA" w:rsidRPr="00E90F41">
        <w:rPr>
          <w:color w:val="000000" w:themeColor="text1"/>
        </w:rPr>
        <w:t xml:space="preserve">Although such </w:t>
      </w:r>
      <w:r w:rsidR="004C354B" w:rsidRPr="00E90F41">
        <w:rPr>
          <w:color w:val="000000" w:themeColor="text1"/>
        </w:rPr>
        <w:t xml:space="preserve">systems like </w:t>
      </w:r>
      <w:r w:rsidR="00C621C3" w:rsidRPr="00E90F41">
        <w:rPr>
          <w:color w:val="000000" w:themeColor="text1"/>
        </w:rPr>
        <w:t xml:space="preserve">weather </w:t>
      </w:r>
      <w:r w:rsidR="003E04EB" w:rsidRPr="00E90F41">
        <w:rPr>
          <w:color w:val="000000" w:themeColor="text1"/>
        </w:rPr>
        <w:t>satellites</w:t>
      </w:r>
      <w:r w:rsidR="00C621C3" w:rsidRPr="00E90F41">
        <w:rPr>
          <w:color w:val="000000" w:themeColor="text1"/>
        </w:rPr>
        <w:t xml:space="preserve"> up in space</w:t>
      </w:r>
      <w:r w:rsidR="00666C31" w:rsidRPr="00E90F41">
        <w:rPr>
          <w:color w:val="000000" w:themeColor="text1"/>
        </w:rPr>
        <w:t xml:space="preserve"> </w:t>
      </w:r>
      <w:r w:rsidR="002817A8" w:rsidRPr="00E90F41">
        <w:rPr>
          <w:color w:val="000000" w:themeColor="text1"/>
        </w:rPr>
        <w:t>help close t</w:t>
      </w:r>
      <w:r w:rsidR="00A168CE" w:rsidRPr="00E90F41">
        <w:rPr>
          <w:color w:val="000000" w:themeColor="text1"/>
        </w:rPr>
        <w:t xml:space="preserve">his information gap, </w:t>
      </w:r>
      <w:r w:rsidR="0027429D" w:rsidRPr="00E90F41">
        <w:rPr>
          <w:color w:val="000000" w:themeColor="text1"/>
        </w:rPr>
        <w:t xml:space="preserve">they face </w:t>
      </w:r>
      <w:r w:rsidR="00902D6E" w:rsidRPr="00E90F41">
        <w:rPr>
          <w:color w:val="000000" w:themeColor="text1"/>
        </w:rPr>
        <w:t xml:space="preserve">limitations </w:t>
      </w:r>
      <w:r w:rsidR="00E15EA1" w:rsidRPr="00E90F41">
        <w:rPr>
          <w:color w:val="000000" w:themeColor="text1"/>
        </w:rPr>
        <w:t>such as cost</w:t>
      </w:r>
      <w:r w:rsidR="00100BD1" w:rsidRPr="00E90F41">
        <w:rPr>
          <w:color w:val="000000" w:themeColor="text1"/>
        </w:rPr>
        <w:t xml:space="preserve"> and accessibility</w:t>
      </w:r>
      <w:r w:rsidR="003E04EB" w:rsidRPr="00E90F41">
        <w:rPr>
          <w:color w:val="000000" w:themeColor="text1"/>
        </w:rPr>
        <w:t>.</w:t>
      </w:r>
      <w:r w:rsidR="00387190" w:rsidRPr="00A92DFC">
        <w:rPr>
          <w:b/>
          <w:bCs/>
          <w:color w:val="000000" w:themeColor="text1"/>
        </w:rPr>
        <w:t xml:space="preserve"> </w:t>
      </w:r>
      <w:r w:rsidR="1B55772B" w:rsidRPr="6B55686D">
        <w:rPr>
          <w:color w:val="000000" w:themeColor="text1"/>
        </w:rPr>
        <w:t xml:space="preserve">This </w:t>
      </w:r>
      <w:r w:rsidR="1B55772B" w:rsidRPr="09163186">
        <w:rPr>
          <w:color w:val="000000" w:themeColor="text1"/>
        </w:rPr>
        <w:t>could</w:t>
      </w:r>
      <w:r w:rsidR="1B55772B" w:rsidRPr="6B55686D">
        <w:rPr>
          <w:color w:val="000000" w:themeColor="text1"/>
        </w:rPr>
        <w:t xml:space="preserve"> hinder</w:t>
      </w:r>
      <w:r w:rsidR="000407A5">
        <w:rPr>
          <w:color w:val="000000" w:themeColor="text1"/>
        </w:rPr>
        <w:t xml:space="preserve"> the improvement of</w:t>
      </w:r>
      <w:r w:rsidR="00961DCF">
        <w:rPr>
          <w:color w:val="000000" w:themeColor="text1"/>
        </w:rPr>
        <w:t xml:space="preserve"> </w:t>
      </w:r>
      <w:r w:rsidR="00F5503C" w:rsidRPr="00A92DFC">
        <w:rPr>
          <w:color w:val="000000" w:themeColor="text1"/>
        </w:rPr>
        <w:t xml:space="preserve">disaster preparedness, </w:t>
      </w:r>
      <w:r w:rsidR="00B84BAE" w:rsidRPr="00A92DFC">
        <w:rPr>
          <w:color w:val="000000" w:themeColor="text1"/>
        </w:rPr>
        <w:t xml:space="preserve">agricultural planning </w:t>
      </w:r>
      <w:r w:rsidR="1B55772B" w:rsidRPr="0DD235F5">
        <w:rPr>
          <w:color w:val="000000" w:themeColor="text1"/>
        </w:rPr>
        <w:t>and</w:t>
      </w:r>
      <w:r w:rsidR="00B21F63">
        <w:rPr>
          <w:color w:val="000000" w:themeColor="text1"/>
        </w:rPr>
        <w:t xml:space="preserve"> </w:t>
      </w:r>
      <w:r w:rsidR="00A232F9" w:rsidRPr="00A92DFC">
        <w:rPr>
          <w:color w:val="000000" w:themeColor="text1"/>
        </w:rPr>
        <w:t>inform</w:t>
      </w:r>
      <w:r w:rsidR="00B21F63">
        <w:rPr>
          <w:color w:val="000000" w:themeColor="text1"/>
        </w:rPr>
        <w:t>ing</w:t>
      </w:r>
      <w:r w:rsidR="00A232F9" w:rsidRPr="00A92DFC">
        <w:rPr>
          <w:color w:val="000000" w:themeColor="text1"/>
        </w:rPr>
        <w:t xml:space="preserve"> public health advisories</w:t>
      </w:r>
      <w:r w:rsidR="000C565E" w:rsidRPr="00A92DFC">
        <w:rPr>
          <w:color w:val="000000" w:themeColor="text1"/>
        </w:rPr>
        <w:t xml:space="preserve"> directly </w:t>
      </w:r>
      <w:r w:rsidR="00AB09E4">
        <w:rPr>
          <w:color w:val="000000" w:themeColor="text1"/>
        </w:rPr>
        <w:t>to</w:t>
      </w:r>
      <w:r w:rsidR="000C565E" w:rsidRPr="00A92DFC">
        <w:rPr>
          <w:color w:val="000000" w:themeColor="text1"/>
        </w:rPr>
        <w:t xml:space="preserve"> the public. </w:t>
      </w:r>
      <w:r w:rsidR="00B07B41" w:rsidRPr="00A92DFC">
        <w:rPr>
          <w:color w:val="000000" w:themeColor="text1"/>
        </w:rPr>
        <w:t>Making this data accessible encourages community engagement</w:t>
      </w:r>
      <w:r w:rsidR="00C264A2" w:rsidRPr="00A92DFC">
        <w:rPr>
          <w:color w:val="000000" w:themeColor="text1"/>
        </w:rPr>
        <w:t xml:space="preserve"> as well. </w:t>
      </w:r>
    </w:p>
    <w:p w14:paraId="06645075" w14:textId="77777777" w:rsidR="0061497F" w:rsidRDefault="0061497F">
      <w:pPr>
        <w:rPr>
          <w:b/>
          <w:highlight w:val="yellow"/>
        </w:rPr>
      </w:pPr>
      <w:r>
        <w:rPr>
          <w:b/>
          <w:highlight w:val="yellow"/>
        </w:rPr>
        <w:br w:type="page"/>
      </w:r>
    </w:p>
    <w:p w14:paraId="667ACBB5" w14:textId="71495D52" w:rsidR="00F5353F" w:rsidRPr="00AA62F8" w:rsidRDefault="00F5353F" w:rsidP="00F5353F">
      <w:pPr>
        <w:rPr>
          <w:b/>
          <w:sz w:val="28"/>
          <w:szCs w:val="28"/>
        </w:rPr>
      </w:pPr>
      <w:r w:rsidRPr="00AA62F8">
        <w:rPr>
          <w:b/>
          <w:sz w:val="28"/>
          <w:szCs w:val="28"/>
        </w:rPr>
        <w:lastRenderedPageBreak/>
        <w:t>2. Inspiration</w:t>
      </w:r>
    </w:p>
    <w:p w14:paraId="2792EC71" w14:textId="7DB5192E" w:rsidR="00131A1A" w:rsidRPr="004178E9" w:rsidRDefault="00151EEB" w:rsidP="00C75864">
      <w:pPr>
        <w:jc w:val="both"/>
      </w:pPr>
      <w:r>
        <w:tab/>
        <w:t xml:space="preserve">Our design was influenced by </w:t>
      </w:r>
      <w:r w:rsidR="00051F74">
        <w:t xml:space="preserve">existing weather monitoring systems like the </w:t>
      </w:r>
      <w:r w:rsidR="00C451B9">
        <w:t>Ambient Weather WS-</w:t>
      </w:r>
      <w:r w:rsidR="007C080D">
        <w:t xml:space="preserve">2000 and the </w:t>
      </w:r>
      <w:r w:rsidR="009B3330">
        <w:t>AcuRite 750</w:t>
      </w:r>
      <w:r w:rsidR="00FD7F32">
        <w:t>77A</w:t>
      </w:r>
      <w:r w:rsidR="00B61442">
        <w:t>3M</w:t>
      </w:r>
      <w:r w:rsidR="00116AC2">
        <w:t>, which are</w:t>
      </w:r>
      <w:r w:rsidR="00107014">
        <w:t>,</w:t>
      </w:r>
      <w:r w:rsidR="00BB0AB0">
        <w:t xml:space="preserve"> themselves,</w:t>
      </w:r>
      <w:r w:rsidR="00116AC2">
        <w:t xml:space="preserve"> </w:t>
      </w:r>
      <w:r w:rsidR="002D5C07">
        <w:t>good</w:t>
      </w:r>
      <w:r w:rsidR="4183739F">
        <w:t xml:space="preserve"> given their </w:t>
      </w:r>
      <w:r w:rsidR="00F63ED2">
        <w:t>pricing.</w:t>
      </w:r>
      <w:r w:rsidR="0BC4FEF3">
        <w:t xml:space="preserve"> </w:t>
      </w:r>
      <w:r w:rsidR="7441E4F2">
        <w:t xml:space="preserve">Some of their functionalities include vast data collection of </w:t>
      </w:r>
      <w:r w:rsidR="005929DA">
        <w:t xml:space="preserve">multiple </w:t>
      </w:r>
      <w:r w:rsidR="7441E4F2">
        <w:t xml:space="preserve">weather metrics (wind speed/direction, IV </w:t>
      </w:r>
      <w:r w:rsidR="535F331E">
        <w:t>radiation</w:t>
      </w:r>
      <w:r w:rsidR="7441E4F2">
        <w:t xml:space="preserve"> intensity, </w:t>
      </w:r>
      <w:r w:rsidR="01C60DD3">
        <w:t xml:space="preserve">etc.), simple yet informative UI, </w:t>
      </w:r>
      <w:r w:rsidR="3E9F7868">
        <w:t>and long ranges.</w:t>
      </w:r>
      <w:r w:rsidR="01C60DD3">
        <w:t xml:space="preserve"> </w:t>
      </w:r>
      <w:r w:rsidR="00C23233">
        <w:t xml:space="preserve">However, </w:t>
      </w:r>
      <w:r w:rsidR="001101E2">
        <w:t xml:space="preserve">these systems </w:t>
      </w:r>
      <w:r w:rsidR="001D1C40">
        <w:t xml:space="preserve">often </w:t>
      </w:r>
      <w:r w:rsidR="005929DA">
        <w:t xml:space="preserve">lack in one or multiple </w:t>
      </w:r>
      <w:r w:rsidR="00036A9B">
        <w:t>areas.</w:t>
      </w:r>
      <w:r w:rsidR="00A0310F">
        <w:t xml:space="preserve"> To address these issues, </w:t>
      </w:r>
      <w:r w:rsidR="00F16BAC">
        <w:t xml:space="preserve">our system emphasizes cost-effectiveness </w:t>
      </w:r>
      <w:r w:rsidR="007B1947">
        <w:t>by maintaining our budget</w:t>
      </w:r>
      <w:r w:rsidR="000F319C">
        <w:t xml:space="preserve"> </w:t>
      </w:r>
      <w:r w:rsidR="00F203E6">
        <w:t>under $150</w:t>
      </w:r>
      <w:r w:rsidR="000D7F99">
        <w:t xml:space="preserve"> </w:t>
      </w:r>
      <w:r w:rsidR="00FB4EDD">
        <w:t xml:space="preserve">by using affordable and reliable sensors, </w:t>
      </w:r>
      <w:r w:rsidR="0090084B">
        <w:t>simplicity in operation</w:t>
      </w:r>
      <w:r w:rsidR="004D10EE">
        <w:t xml:space="preserve">, </w:t>
      </w:r>
      <w:r w:rsidR="001B53F5">
        <w:t xml:space="preserve">and </w:t>
      </w:r>
      <w:r w:rsidR="00BC2D06">
        <w:t>enhanced weather data due to more accurate monitoring</w:t>
      </w:r>
      <w:r w:rsidR="001B53F5">
        <w:t xml:space="preserve">. </w:t>
      </w:r>
      <w:r w:rsidR="00D86A0C">
        <w:t xml:space="preserve">Our approach </w:t>
      </w:r>
      <w:r w:rsidR="004B6CFE">
        <w:t xml:space="preserve">aims to </w:t>
      </w:r>
      <w:r w:rsidR="000277A3">
        <w:t xml:space="preserve">make this more affordable </w:t>
      </w:r>
      <w:r w:rsidR="00C5757F">
        <w:t xml:space="preserve">and accessible </w:t>
      </w:r>
      <w:r w:rsidR="000277A3">
        <w:t>for everyone</w:t>
      </w:r>
      <w:r w:rsidR="00F3598E">
        <w:t xml:space="preserve"> </w:t>
      </w:r>
      <w:r w:rsidR="3583BBD4">
        <w:t>and make</w:t>
      </w:r>
      <w:r w:rsidR="00C67F8B">
        <w:t xml:space="preserve"> </w:t>
      </w:r>
      <w:r w:rsidR="00D517DC">
        <w:t xml:space="preserve">more impactful data </w:t>
      </w:r>
      <w:r w:rsidR="002C34DD">
        <w:t xml:space="preserve">available for </w:t>
      </w:r>
      <w:r w:rsidR="00343C22">
        <w:t xml:space="preserve">the scientists </w:t>
      </w:r>
      <w:r w:rsidR="00301156">
        <w:t xml:space="preserve">at NYDEC. </w:t>
      </w:r>
      <w:r w:rsidR="00EF7F34" w:rsidRPr="00A92DFC">
        <w:rPr>
          <w:color w:val="000000" w:themeColor="text1"/>
        </w:rPr>
        <w:t>In essence, the system would address critical needs for detailed microclimate monitoring, greater public welfare, and sustainable development through technological innovation.</w:t>
      </w:r>
    </w:p>
    <w:p w14:paraId="2FC834A9" w14:textId="77777777" w:rsidR="00AA62F8" w:rsidRDefault="00AA62F8" w:rsidP="00F5353F">
      <w:pPr>
        <w:rPr>
          <w:b/>
          <w:bCs/>
        </w:rPr>
      </w:pPr>
    </w:p>
    <w:p w14:paraId="003153FB" w14:textId="2BA68EFC" w:rsidR="00F5353F" w:rsidRPr="00AA62F8" w:rsidRDefault="00F5353F" w:rsidP="00F5353F">
      <w:pPr>
        <w:rPr>
          <w:b/>
          <w:sz w:val="28"/>
          <w:szCs w:val="28"/>
        </w:rPr>
      </w:pPr>
      <w:r w:rsidRPr="00AA62F8">
        <w:rPr>
          <w:b/>
          <w:sz w:val="28"/>
          <w:szCs w:val="28"/>
        </w:rPr>
        <w:t>3. System Requirements</w:t>
      </w:r>
    </w:p>
    <w:p w14:paraId="407F04BF" w14:textId="24AECF82" w:rsidR="00AA62F8" w:rsidRDefault="00AA62F8" w:rsidP="00AA62F8">
      <w:pPr>
        <w:rPr>
          <w:b/>
          <w:bCs/>
        </w:rPr>
      </w:pPr>
      <w:r w:rsidRPr="00F5353F">
        <w:rPr>
          <w:b/>
          <w:bCs/>
        </w:rPr>
        <w:t>a. Use Case Diagram</w:t>
      </w:r>
      <w:r>
        <w:rPr>
          <w:b/>
          <w:bCs/>
        </w:rPr>
        <w:t xml:space="preserve"> </w:t>
      </w:r>
    </w:p>
    <w:p w14:paraId="0A8ECABA" w14:textId="3F40AB2E" w:rsidR="00AA62F8" w:rsidRPr="0061497F" w:rsidRDefault="00AA62F8" w:rsidP="00AA62F8">
      <w:pPr>
        <w:jc w:val="both"/>
      </w:pPr>
      <w:r>
        <w:t>As in Figure 1, a device owner will be able to go to the central monitor to manually check the data</w:t>
      </w:r>
      <w:r w:rsidR="243A2BF4">
        <w:t xml:space="preserve">. </w:t>
      </w:r>
      <w:r w:rsidR="00605847">
        <w:t>After the information has been processed by the NYSDEC, t</w:t>
      </w:r>
      <w:r w:rsidR="243A2BF4">
        <w:t>hey’ll be able to</w:t>
      </w:r>
      <w:r>
        <w:t xml:space="preserve"> go to the application on the monitor to check generalized data by area or</w:t>
      </w:r>
      <w:r w:rsidR="402F578F">
        <w:t xml:space="preserve"> </w:t>
      </w:r>
      <w:r>
        <w:t>specific data graphs for that system</w:t>
      </w:r>
      <w:r w:rsidR="00605847">
        <w:t>.</w:t>
      </w:r>
      <w:r>
        <w:t xml:space="preserve"> This allows for the NYSDEC to collect all relevant microclimate information and be able to provide an optional service to the clientele.</w:t>
      </w:r>
    </w:p>
    <w:p w14:paraId="044BACE0" w14:textId="1677367B" w:rsidR="00D90C9F" w:rsidRDefault="0058271B" w:rsidP="00850437">
      <w:pPr>
        <w:jc w:val="center"/>
        <w:rPr>
          <w:ins w:id="2" w:author="Jonathan Muckell" w:date="2024-03-21T20:28:00Z"/>
          <w:sz w:val="20"/>
          <w:szCs w:val="20"/>
        </w:rPr>
      </w:pPr>
      <w:r w:rsidRPr="0058271B">
        <w:rPr>
          <w:b/>
          <w:bCs/>
          <w:noProof/>
        </w:rPr>
        <w:drawing>
          <wp:inline distT="0" distB="0" distL="0" distR="0" wp14:anchorId="451A0EF8" wp14:editId="78654B6E">
            <wp:extent cx="5943600" cy="2964815"/>
            <wp:effectExtent l="0" t="0" r="0" b="6985"/>
            <wp:docPr id="26" name="Picture 25" descr="A diagram of a sensor communication network&#10;&#10;Description automatically generated">
              <a:extLst xmlns:a="http://schemas.openxmlformats.org/drawingml/2006/main">
                <a:ext uri="{FF2B5EF4-FFF2-40B4-BE49-F238E27FC236}">
                  <a16:creationId xmlns:a16="http://schemas.microsoft.com/office/drawing/2014/main" id="{BA30B02E-785B-D6E7-5F7C-7D007D9380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diagram of a sensor communication network&#10;&#10;Description automatically generated">
                      <a:extLst>
                        <a:ext uri="{FF2B5EF4-FFF2-40B4-BE49-F238E27FC236}">
                          <a16:creationId xmlns:a16="http://schemas.microsoft.com/office/drawing/2014/main" id="{BA30B02E-785B-D6E7-5F7C-7D007D93800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r w:rsidR="00C74395" w:rsidRPr="00850437">
        <w:rPr>
          <w:i/>
          <w:iCs/>
          <w:sz w:val="20"/>
          <w:szCs w:val="20"/>
        </w:rPr>
        <w:t xml:space="preserve">Figure </w:t>
      </w:r>
      <w:r w:rsidR="00C74395" w:rsidRPr="00850437">
        <w:rPr>
          <w:i/>
          <w:iCs/>
          <w:sz w:val="20"/>
          <w:szCs w:val="20"/>
        </w:rPr>
        <w:fldChar w:fldCharType="begin"/>
      </w:r>
      <w:r w:rsidR="00C74395" w:rsidRPr="00850437">
        <w:rPr>
          <w:i/>
          <w:iCs/>
          <w:sz w:val="20"/>
          <w:szCs w:val="20"/>
        </w:rPr>
        <w:instrText xml:space="preserve"> SEQ Figure \* ARABIC </w:instrText>
      </w:r>
      <w:r w:rsidR="00C74395" w:rsidRPr="00850437">
        <w:rPr>
          <w:i/>
          <w:iCs/>
          <w:sz w:val="20"/>
          <w:szCs w:val="20"/>
        </w:rPr>
        <w:fldChar w:fldCharType="separate"/>
      </w:r>
      <w:r w:rsidR="00325EB4" w:rsidRPr="00850437">
        <w:rPr>
          <w:i/>
          <w:iCs/>
          <w:sz w:val="20"/>
          <w:szCs w:val="20"/>
        </w:rPr>
        <w:t>1</w:t>
      </w:r>
      <w:r w:rsidR="00C74395" w:rsidRPr="00850437">
        <w:rPr>
          <w:i/>
          <w:iCs/>
          <w:sz w:val="20"/>
          <w:szCs w:val="20"/>
        </w:rPr>
        <w:fldChar w:fldCharType="end"/>
      </w:r>
      <w:r w:rsidR="00C74395" w:rsidRPr="00850437">
        <w:rPr>
          <w:i/>
          <w:iCs/>
          <w:sz w:val="20"/>
          <w:szCs w:val="20"/>
        </w:rPr>
        <w:t xml:space="preserve">: Use Case </w:t>
      </w:r>
      <w:r w:rsidR="000859E9" w:rsidRPr="00850437">
        <w:rPr>
          <w:i/>
          <w:iCs/>
          <w:sz w:val="20"/>
          <w:szCs w:val="20"/>
        </w:rPr>
        <w:t>Diagram</w:t>
      </w:r>
      <w:r w:rsidR="00C74395" w:rsidRPr="00850437">
        <w:rPr>
          <w:i/>
          <w:iCs/>
          <w:sz w:val="20"/>
          <w:szCs w:val="20"/>
        </w:rPr>
        <w:t xml:space="preserve"> showing the </w:t>
      </w:r>
      <w:r w:rsidR="000859E9" w:rsidRPr="00850437">
        <w:rPr>
          <w:i/>
          <w:iCs/>
          <w:sz w:val="20"/>
          <w:szCs w:val="20"/>
        </w:rPr>
        <w:t>system</w:t>
      </w:r>
      <w:r w:rsidR="00C74395" w:rsidRPr="00850437">
        <w:rPr>
          <w:i/>
          <w:iCs/>
          <w:sz w:val="20"/>
          <w:szCs w:val="20"/>
        </w:rPr>
        <w:t xml:space="preserve"> user interaction.</w:t>
      </w:r>
    </w:p>
    <w:p w14:paraId="351B3F72" w14:textId="77777777" w:rsidR="00870A5A" w:rsidRDefault="00870A5A">
      <w:r>
        <w:br w:type="page"/>
      </w:r>
    </w:p>
    <w:p w14:paraId="0E3759C6" w14:textId="3508FE94" w:rsidR="00F5353F" w:rsidRPr="00F5353F" w:rsidRDefault="00F5353F" w:rsidP="00F5353F">
      <w:pPr>
        <w:rPr>
          <w:color w:val="FF0000"/>
        </w:rPr>
      </w:pPr>
      <w:r w:rsidRPr="00F5353F">
        <w:rPr>
          <w:b/>
          <w:bCs/>
        </w:rPr>
        <w:lastRenderedPageBreak/>
        <w:t>b. Functional Requirements</w:t>
      </w:r>
      <w:r w:rsidR="00276774">
        <w:rPr>
          <w:b/>
          <w:bCs/>
        </w:rPr>
        <w:t xml:space="preserve"> </w:t>
      </w:r>
    </w:p>
    <w:p w14:paraId="5BF7F5A3" w14:textId="77777777" w:rsidR="00C40491" w:rsidRPr="00C40491" w:rsidRDefault="00C40491" w:rsidP="00C40491">
      <w:pPr>
        <w:numPr>
          <w:ilvl w:val="0"/>
          <w:numId w:val="4"/>
        </w:numPr>
        <w:tabs>
          <w:tab w:val="num" w:pos="720"/>
        </w:tabs>
        <w:jc w:val="both"/>
      </w:pPr>
      <w:r w:rsidRPr="00C40491">
        <w:rPr>
          <w:b/>
          <w:bCs/>
        </w:rPr>
        <w:t xml:space="preserve">Data Acquisition: </w:t>
      </w:r>
      <w:r w:rsidRPr="00C40491">
        <w:t>The system must be capable of collecting and processing climate conditions through sensors, enabling users to view and download the data in CSV format.</w:t>
      </w:r>
    </w:p>
    <w:p w14:paraId="52974BCD" w14:textId="77777777" w:rsidR="00C40491" w:rsidRPr="00C40491" w:rsidRDefault="00C40491" w:rsidP="00C40491">
      <w:pPr>
        <w:numPr>
          <w:ilvl w:val="0"/>
          <w:numId w:val="4"/>
        </w:numPr>
        <w:tabs>
          <w:tab w:val="num" w:pos="720"/>
        </w:tabs>
        <w:jc w:val="both"/>
      </w:pPr>
      <w:r w:rsidRPr="00C40491">
        <w:rPr>
          <w:b/>
          <w:bCs/>
        </w:rPr>
        <w:t xml:space="preserve">Accuracy: </w:t>
      </w:r>
      <w:r w:rsidRPr="00C40491">
        <w:t>Testing sensor must adhere to a well-defined and acceptable maximum value of uncertainty (±5%) when compared to other weather data.</w:t>
      </w:r>
    </w:p>
    <w:p w14:paraId="1143D7C2" w14:textId="4D7C7158" w:rsidR="00C40491" w:rsidRPr="00C40491" w:rsidRDefault="00C40491" w:rsidP="00C40491">
      <w:pPr>
        <w:numPr>
          <w:ilvl w:val="0"/>
          <w:numId w:val="4"/>
        </w:numPr>
        <w:tabs>
          <w:tab w:val="num" w:pos="720"/>
        </w:tabs>
        <w:jc w:val="both"/>
      </w:pPr>
      <w:r w:rsidRPr="00C40491">
        <w:rPr>
          <w:b/>
          <w:bCs/>
        </w:rPr>
        <w:t xml:space="preserve">Communication: </w:t>
      </w:r>
      <w:r w:rsidRPr="00C40491">
        <w:t>The data acquired must be transmitted to a central unit and to a display via wireless transmission in the form of a comma-</w:t>
      </w:r>
      <w:r w:rsidR="00E46099" w:rsidRPr="00C40491">
        <w:t>separated values</w:t>
      </w:r>
      <w:r w:rsidRPr="00C40491">
        <w:t xml:space="preserve"> file. Transmissions should occur approximately every 10 minutes. </w:t>
      </w:r>
    </w:p>
    <w:p w14:paraId="1ED44B21" w14:textId="7051B69F" w:rsidR="1C6127F8" w:rsidRDefault="4E5628D1" w:rsidP="1C6127F8">
      <w:pPr>
        <w:numPr>
          <w:ilvl w:val="0"/>
          <w:numId w:val="4"/>
        </w:numPr>
        <w:tabs>
          <w:tab w:val="num" w:pos="720"/>
        </w:tabs>
        <w:jc w:val="both"/>
      </w:pPr>
      <w:r w:rsidRPr="74182468">
        <w:rPr>
          <w:b/>
          <w:bCs/>
        </w:rPr>
        <w:t xml:space="preserve">Process Data: </w:t>
      </w:r>
      <w:r>
        <w:t xml:space="preserve">The raw data that is being collected by the sensors should go through some type of function/system that transforms them into </w:t>
      </w:r>
      <w:r w:rsidR="1EAEB9B5">
        <w:t>understandable</w:t>
      </w:r>
      <w:r>
        <w:t xml:space="preserve"> </w:t>
      </w:r>
      <w:r w:rsidR="75E2213B">
        <w:t>data</w:t>
      </w:r>
      <w:r w:rsidR="1EAEB9B5">
        <w:t xml:space="preserve">. </w:t>
      </w:r>
    </w:p>
    <w:p w14:paraId="3D946DB7" w14:textId="1F63604D" w:rsidR="70A2187C" w:rsidRDefault="008E4DA2" w:rsidP="70A2187C">
      <w:pPr>
        <w:numPr>
          <w:ilvl w:val="0"/>
          <w:numId w:val="4"/>
        </w:numPr>
        <w:tabs>
          <w:tab w:val="num" w:pos="720"/>
        </w:tabs>
        <w:jc w:val="both"/>
      </w:pPr>
      <w:r w:rsidRPr="000234BF">
        <w:rPr>
          <w:b/>
          <w:bCs/>
        </w:rPr>
        <w:t>User</w:t>
      </w:r>
      <w:r w:rsidR="00611C24">
        <w:rPr>
          <w:b/>
          <w:bCs/>
        </w:rPr>
        <w:t xml:space="preserve"> Interactive</w:t>
      </w:r>
      <w:r w:rsidRPr="000234BF">
        <w:rPr>
          <w:b/>
          <w:bCs/>
        </w:rPr>
        <w:t xml:space="preserve"> Moni</w:t>
      </w:r>
      <w:r w:rsidR="00F40CD4" w:rsidRPr="000234BF">
        <w:rPr>
          <w:b/>
          <w:bCs/>
        </w:rPr>
        <w:t>tor</w:t>
      </w:r>
      <w:r w:rsidR="000234BF" w:rsidRPr="000234BF">
        <w:rPr>
          <w:b/>
          <w:bCs/>
        </w:rPr>
        <w:t>:</w:t>
      </w:r>
      <w:r w:rsidR="00396C37">
        <w:rPr>
          <w:b/>
          <w:bCs/>
        </w:rPr>
        <w:t xml:space="preserve"> </w:t>
      </w:r>
      <w:r w:rsidR="00B53219" w:rsidRPr="00323B91">
        <w:t>The s</w:t>
      </w:r>
      <w:r w:rsidR="00391FF6">
        <w:t xml:space="preserve">ystem </w:t>
      </w:r>
      <w:r w:rsidR="00D46BDE">
        <w:t>mu</w:t>
      </w:r>
      <w:r w:rsidR="00BE4CA6">
        <w:t xml:space="preserve">st </w:t>
      </w:r>
      <w:r w:rsidR="00615278">
        <w:t>have a</w:t>
      </w:r>
      <w:r w:rsidR="005235D8">
        <w:t>n</w:t>
      </w:r>
      <w:r w:rsidR="005729DF">
        <w:t xml:space="preserve"> </w:t>
      </w:r>
      <w:r w:rsidR="004070A7">
        <w:t>I/O module</w:t>
      </w:r>
      <w:r w:rsidR="00C85C02">
        <w:t xml:space="preserve"> </w:t>
      </w:r>
      <w:r w:rsidR="00C74136">
        <w:t>for the user to</w:t>
      </w:r>
      <w:r w:rsidR="005729DF">
        <w:t xml:space="preserve"> interact with the system </w:t>
      </w:r>
      <w:r w:rsidR="00EC2F9E">
        <w:t>to</w:t>
      </w:r>
      <w:r w:rsidR="00C74136">
        <w:t xml:space="preserve"> </w:t>
      </w:r>
      <w:r w:rsidR="00E75092">
        <w:t>show</w:t>
      </w:r>
      <w:r w:rsidR="00EC2F9E">
        <w:t>,</w:t>
      </w:r>
      <w:r w:rsidR="00E75092">
        <w:t xml:space="preserve"> </w:t>
      </w:r>
      <w:r w:rsidR="000A70A7">
        <w:t>manage</w:t>
      </w:r>
      <w:r w:rsidR="00EC2F9E">
        <w:t xml:space="preserve">, </w:t>
      </w:r>
      <w:r w:rsidR="005F1F2D">
        <w:t>share,</w:t>
      </w:r>
      <w:r w:rsidR="00EC2F9E">
        <w:t xml:space="preserve"> and download the </w:t>
      </w:r>
      <w:r w:rsidR="00AD1D23">
        <w:t>collected data.</w:t>
      </w:r>
    </w:p>
    <w:p w14:paraId="6538A1B2" w14:textId="7B28E41B" w:rsidR="22AA2A90" w:rsidRDefault="22AA2A90" w:rsidP="001D59FC">
      <w:pPr>
        <w:tabs>
          <w:tab w:val="num" w:pos="720"/>
        </w:tabs>
        <w:ind w:left="1440"/>
        <w:jc w:val="both"/>
      </w:pPr>
      <w:r>
        <w:t xml:space="preserve">1. </w:t>
      </w:r>
      <w:r w:rsidR="239800CD" w:rsidRPr="6C039166">
        <w:rPr>
          <w:b/>
          <w:bCs/>
        </w:rPr>
        <w:t xml:space="preserve">Log In: </w:t>
      </w:r>
      <w:r w:rsidR="239800CD" w:rsidRPr="002A093B">
        <w:t xml:space="preserve">The system must give the user the ability to log in to </w:t>
      </w:r>
      <w:r w:rsidR="001D59FC">
        <w:t>communicate and access the data on the DEC Server.</w:t>
      </w:r>
    </w:p>
    <w:p w14:paraId="65178DE3" w14:textId="3EB2AFDB" w:rsidR="629429DE" w:rsidRDefault="239800CD" w:rsidP="00976F8D">
      <w:pPr>
        <w:tabs>
          <w:tab w:val="num" w:pos="720"/>
        </w:tabs>
        <w:ind w:left="1440"/>
        <w:jc w:val="both"/>
      </w:pPr>
      <w:r>
        <w:t xml:space="preserve">2. </w:t>
      </w:r>
      <w:r w:rsidRPr="7A3A4FA1">
        <w:rPr>
          <w:b/>
        </w:rPr>
        <w:t>Display Data:</w:t>
      </w:r>
      <w:r>
        <w:t xml:space="preserve"> System must be able to show </w:t>
      </w:r>
      <w:r w:rsidR="570E46B0">
        <w:t xml:space="preserve">the processed data values that are being </w:t>
      </w:r>
      <w:r>
        <w:tab/>
      </w:r>
      <w:r w:rsidR="570E46B0">
        <w:t xml:space="preserve">     measured by the </w:t>
      </w:r>
      <w:r w:rsidR="005B5618">
        <w:t>local device</w:t>
      </w:r>
      <w:r w:rsidR="00615294">
        <w:t>’s sensors</w:t>
      </w:r>
      <w:r w:rsidR="005B5618">
        <w:t xml:space="preserve"> and the other </w:t>
      </w:r>
      <w:r w:rsidR="00615294">
        <w:t>devices</w:t>
      </w:r>
      <w:r w:rsidR="570E46B0">
        <w:t>.</w:t>
      </w:r>
    </w:p>
    <w:p w14:paraId="4B4FBDCA" w14:textId="3AE38433" w:rsidR="00E46099" w:rsidRDefault="00E46099" w:rsidP="00DD70E2">
      <w:pPr>
        <w:tabs>
          <w:tab w:val="num" w:pos="720"/>
        </w:tabs>
        <w:ind w:left="1440"/>
        <w:jc w:val="both"/>
      </w:pPr>
      <w:r>
        <w:t xml:space="preserve">3. </w:t>
      </w:r>
      <w:r w:rsidRPr="00E46099">
        <w:rPr>
          <w:b/>
          <w:bCs/>
        </w:rPr>
        <w:t>Download Data:</w:t>
      </w:r>
      <w:r>
        <w:t xml:space="preserve"> </w:t>
      </w:r>
      <w:r w:rsidR="00061186">
        <w:t xml:space="preserve">The System must give the </w:t>
      </w:r>
      <w:r w:rsidR="0009057D">
        <w:t xml:space="preserve">authorized users </w:t>
      </w:r>
      <w:r w:rsidR="00BE6A57">
        <w:t xml:space="preserve">the ability </w:t>
      </w:r>
      <w:r w:rsidR="0009057D">
        <w:t xml:space="preserve">to download </w:t>
      </w:r>
      <w:r w:rsidR="00171D8A">
        <w:t xml:space="preserve">and process </w:t>
      </w:r>
      <w:r w:rsidR="0009057D">
        <w:t>the data in</w:t>
      </w:r>
      <w:r w:rsidR="00DD70E2">
        <w:t xml:space="preserve"> </w:t>
      </w:r>
      <w:r w:rsidR="0009057D">
        <w:t>CSV format</w:t>
      </w:r>
      <w:r w:rsidR="00DD70E2">
        <w:t>,</w:t>
      </w:r>
    </w:p>
    <w:p w14:paraId="6013E3F9" w14:textId="23B827D5" w:rsidR="0005356E" w:rsidRDefault="0005356E" w:rsidP="00E23A5C">
      <w:pPr>
        <w:jc w:val="both"/>
      </w:pPr>
    </w:p>
    <w:p w14:paraId="1621BCA0" w14:textId="19807D52" w:rsidR="17EA428A" w:rsidRDefault="17EA428A" w:rsidP="14294B62">
      <w:pPr>
        <w:tabs>
          <w:tab w:val="num" w:pos="720"/>
        </w:tabs>
        <w:ind w:left="720" w:firstLine="720"/>
        <w:jc w:val="both"/>
      </w:pPr>
    </w:p>
    <w:p w14:paraId="66AEB013" w14:textId="6E6A6D16" w:rsidR="00F5353F" w:rsidRPr="00F5353F" w:rsidRDefault="00F5353F" w:rsidP="00F5353F">
      <w:pPr>
        <w:rPr>
          <w:b/>
          <w:bCs/>
        </w:rPr>
      </w:pPr>
      <w:r w:rsidRPr="00F5353F">
        <w:rPr>
          <w:b/>
          <w:bCs/>
        </w:rPr>
        <w:t>c. Non-Functional Requirements</w:t>
      </w:r>
    </w:p>
    <w:p w14:paraId="11DCF5A9" w14:textId="77777777" w:rsidR="0076736E" w:rsidRPr="0076736E" w:rsidRDefault="0076736E" w:rsidP="0076736E">
      <w:pPr>
        <w:numPr>
          <w:ilvl w:val="0"/>
          <w:numId w:val="5"/>
        </w:numPr>
        <w:tabs>
          <w:tab w:val="num" w:pos="720"/>
        </w:tabs>
      </w:pPr>
      <w:r w:rsidRPr="0076736E">
        <w:rPr>
          <w:b/>
          <w:bCs/>
        </w:rPr>
        <w:t xml:space="preserve">Usability: </w:t>
      </w:r>
      <w:r w:rsidRPr="0076736E">
        <w:t>The product should be able to be used by regular consumers without technological experience.</w:t>
      </w:r>
    </w:p>
    <w:p w14:paraId="64C92218" w14:textId="77777777" w:rsidR="0076736E" w:rsidRPr="0076736E" w:rsidRDefault="005E4599" w:rsidP="0076736E">
      <w:pPr>
        <w:numPr>
          <w:ilvl w:val="0"/>
          <w:numId w:val="5"/>
        </w:numPr>
        <w:tabs>
          <w:tab w:val="num" w:pos="720"/>
        </w:tabs>
      </w:pPr>
      <w:r w:rsidRPr="0076736E">
        <w:rPr>
          <w:b/>
          <w:bCs/>
        </w:rPr>
        <w:t>Maintainability:</w:t>
      </w:r>
      <w:r w:rsidRPr="0076736E">
        <w:t xml:space="preserve"> </w:t>
      </w:r>
      <w:r w:rsidR="00C16693" w:rsidRPr="0076736E">
        <w:t>Product shou</w:t>
      </w:r>
      <w:r w:rsidR="00661934" w:rsidRPr="0076736E">
        <w:t>ld</w:t>
      </w:r>
      <w:r w:rsidR="00C16693" w:rsidRPr="0076736E">
        <w:t xml:space="preserve"> </w:t>
      </w:r>
      <w:r w:rsidR="00107956" w:rsidRPr="0076736E">
        <w:t xml:space="preserve">give clear trouble shooting </w:t>
      </w:r>
      <w:r w:rsidR="0076736E" w:rsidRPr="0076736E">
        <w:t>messages</w:t>
      </w:r>
      <w:r w:rsidR="00107956" w:rsidRPr="0076736E">
        <w:t xml:space="preserve"> and </w:t>
      </w:r>
      <w:r w:rsidR="001363EF" w:rsidRPr="0076736E">
        <w:t>effectively indicate which part of the system is affected</w:t>
      </w:r>
      <w:r w:rsidR="0076736E" w:rsidRPr="0076736E">
        <w:t>. Damaged</w:t>
      </w:r>
      <w:r w:rsidR="00661934">
        <w:t xml:space="preserve"> parts </w:t>
      </w:r>
      <w:r w:rsidR="00192605">
        <w:t xml:space="preserve">must </w:t>
      </w:r>
      <w:r w:rsidR="0076736E" w:rsidRPr="0076736E">
        <w:t xml:space="preserve">be </w:t>
      </w:r>
      <w:r w:rsidR="00192605">
        <w:t>easily replaced without the need to replace the</w:t>
      </w:r>
      <w:r w:rsidR="003A1693">
        <w:t xml:space="preserve"> whole device</w:t>
      </w:r>
      <w:r w:rsidR="00845C61">
        <w:t>.</w:t>
      </w:r>
    </w:p>
    <w:p w14:paraId="38BEDFB2" w14:textId="5444FE24" w:rsidR="0076736E" w:rsidRPr="0076736E" w:rsidRDefault="0076736E" w:rsidP="0076736E">
      <w:pPr>
        <w:numPr>
          <w:ilvl w:val="0"/>
          <w:numId w:val="5"/>
        </w:numPr>
        <w:tabs>
          <w:tab w:val="num" w:pos="720"/>
        </w:tabs>
      </w:pPr>
      <w:r w:rsidRPr="0076736E">
        <w:rPr>
          <w:b/>
          <w:bCs/>
        </w:rPr>
        <w:t>Reliability:</w:t>
      </w:r>
      <w:r w:rsidRPr="0076736E">
        <w:t xml:space="preserve"> Product must be able to function reliably in various weather conditions and temperatures for long periods of time. </w:t>
      </w:r>
    </w:p>
    <w:p w14:paraId="0F849E70" w14:textId="46835E21" w:rsidR="005E4599" w:rsidRPr="00F5353F" w:rsidRDefault="00175277" w:rsidP="0076736E">
      <w:pPr>
        <w:numPr>
          <w:ilvl w:val="0"/>
          <w:numId w:val="5"/>
        </w:numPr>
        <w:tabs>
          <w:tab w:val="num" w:pos="720"/>
        </w:tabs>
      </w:pPr>
      <w:r w:rsidRPr="0076736E">
        <w:rPr>
          <w:b/>
          <w:bCs/>
          <w:kern w:val="0"/>
          <w14:ligatures w14:val="none"/>
        </w:rPr>
        <w:t>U</w:t>
      </w:r>
      <w:r w:rsidR="001F3476" w:rsidRPr="0076736E">
        <w:rPr>
          <w:b/>
          <w:bCs/>
          <w:kern w:val="0"/>
          <w14:ligatures w14:val="none"/>
        </w:rPr>
        <w:t>pgrad</w:t>
      </w:r>
      <w:r w:rsidRPr="0076736E">
        <w:rPr>
          <w:b/>
          <w:bCs/>
          <w:kern w:val="0"/>
          <w14:ligatures w14:val="none"/>
        </w:rPr>
        <w:t>ability</w:t>
      </w:r>
      <w:r w:rsidR="00015847" w:rsidRPr="0076736E">
        <w:rPr>
          <w:b/>
          <w:bCs/>
          <w:kern w:val="0"/>
          <w14:ligatures w14:val="none"/>
        </w:rPr>
        <w:t>:</w:t>
      </w:r>
      <w:r w:rsidR="00015847" w:rsidRPr="0076736E">
        <w:rPr>
          <w:kern w:val="0"/>
          <w14:ligatures w14:val="none"/>
        </w:rPr>
        <w:t xml:space="preserve"> </w:t>
      </w:r>
      <w:r w:rsidR="000E4E95" w:rsidRPr="0076736E">
        <w:rPr>
          <w:kern w:val="0"/>
          <w14:ligatures w14:val="none"/>
        </w:rPr>
        <w:t xml:space="preserve">NYDEC </w:t>
      </w:r>
      <w:r w:rsidR="00480354" w:rsidRPr="0076736E">
        <w:rPr>
          <w:kern w:val="0"/>
          <w14:ligatures w14:val="none"/>
        </w:rPr>
        <w:t>must have the ability</w:t>
      </w:r>
      <w:r w:rsidR="000E4E95" w:rsidRPr="0076736E">
        <w:rPr>
          <w:kern w:val="0"/>
          <w14:ligatures w14:val="none"/>
        </w:rPr>
        <w:t xml:space="preserve"> to </w:t>
      </w:r>
      <w:r w:rsidR="007F2FA1" w:rsidRPr="0076736E">
        <w:rPr>
          <w:kern w:val="0"/>
          <w14:ligatures w14:val="none"/>
        </w:rPr>
        <w:t xml:space="preserve">update </w:t>
      </w:r>
      <w:r w:rsidR="00CC24EA" w:rsidRPr="0076736E">
        <w:rPr>
          <w:kern w:val="0"/>
          <w14:ligatures w14:val="none"/>
        </w:rPr>
        <w:t>and upgrade the system</w:t>
      </w:r>
      <w:r w:rsidR="00A87AEF" w:rsidRPr="0076736E">
        <w:rPr>
          <w:kern w:val="0"/>
          <w14:ligatures w14:val="none"/>
        </w:rPr>
        <w:t xml:space="preserve"> as needed</w:t>
      </w:r>
      <w:r w:rsidR="00486051" w:rsidRPr="0076736E">
        <w:rPr>
          <w:kern w:val="0"/>
          <w14:ligatures w14:val="none"/>
        </w:rPr>
        <w:t>,</w:t>
      </w:r>
      <w:r w:rsidR="00656D58" w:rsidRPr="0076736E">
        <w:rPr>
          <w:kern w:val="0"/>
          <w14:ligatures w14:val="none"/>
        </w:rPr>
        <w:t xml:space="preserve"> since </w:t>
      </w:r>
      <w:r w:rsidR="00486051" w:rsidRPr="0076736E">
        <w:rPr>
          <w:kern w:val="0"/>
          <w14:ligatures w14:val="none"/>
        </w:rPr>
        <w:t>unpredictable need</w:t>
      </w:r>
      <w:r w:rsidR="00F9288A" w:rsidRPr="0076736E">
        <w:rPr>
          <w:kern w:val="0"/>
          <w14:ligatures w14:val="none"/>
        </w:rPr>
        <w:t>s</w:t>
      </w:r>
      <w:r w:rsidR="00486051" w:rsidRPr="0076736E">
        <w:rPr>
          <w:kern w:val="0"/>
          <w14:ligatures w14:val="none"/>
        </w:rPr>
        <w:t xml:space="preserve"> might always arise</w:t>
      </w:r>
      <w:r w:rsidR="00302920" w:rsidRPr="0076736E">
        <w:rPr>
          <w:kern w:val="0"/>
          <w14:ligatures w14:val="none"/>
        </w:rPr>
        <w:t>.</w:t>
      </w:r>
      <w:r w:rsidR="00845C61">
        <w:t xml:space="preserve"> </w:t>
      </w:r>
    </w:p>
    <w:p w14:paraId="2081AAB0" w14:textId="3449FAD1" w:rsidR="00F5353F" w:rsidRPr="00F5353F" w:rsidRDefault="00DA30B2" w:rsidP="00F5353F">
      <w:pPr>
        <w:rPr>
          <w:b/>
          <w:bCs/>
        </w:rPr>
      </w:pPr>
      <w:r>
        <w:rPr>
          <w:b/>
          <w:bCs/>
        </w:rPr>
        <w:t>d</w:t>
      </w:r>
      <w:r w:rsidR="00F5353F" w:rsidRPr="00F5353F">
        <w:rPr>
          <w:b/>
          <w:bCs/>
        </w:rPr>
        <w:t>. Design Constraints</w:t>
      </w:r>
    </w:p>
    <w:p w14:paraId="5B853446" w14:textId="04575B6C" w:rsidR="00F5353F" w:rsidRPr="00F5353F" w:rsidRDefault="00C91DC7" w:rsidP="003158B8">
      <w:pPr>
        <w:numPr>
          <w:ilvl w:val="0"/>
          <w:numId w:val="6"/>
        </w:numPr>
      </w:pPr>
      <w:r w:rsidRPr="00FE5342">
        <w:rPr>
          <w:b/>
        </w:rPr>
        <w:t xml:space="preserve">Budget: </w:t>
      </w:r>
      <w:r w:rsidR="00EF3A0B" w:rsidRPr="003158B8">
        <w:rPr>
          <w:bCs/>
        </w:rPr>
        <w:t>$150</w:t>
      </w:r>
    </w:p>
    <w:p w14:paraId="2A934240" w14:textId="1E643556" w:rsidR="007A05A2" w:rsidRPr="00B73E43" w:rsidRDefault="00EF3A0B" w:rsidP="003158B8">
      <w:pPr>
        <w:numPr>
          <w:ilvl w:val="0"/>
          <w:numId w:val="6"/>
        </w:numPr>
      </w:pPr>
      <w:r w:rsidRPr="00FE5342">
        <w:rPr>
          <w:b/>
        </w:rPr>
        <w:t>Time</w:t>
      </w:r>
      <w:r w:rsidR="00F5353F" w:rsidRPr="00F5353F">
        <w:rPr>
          <w:b/>
        </w:rPr>
        <w:t>:</w:t>
      </w:r>
      <w:r w:rsidR="00F5353F" w:rsidRPr="003158B8">
        <w:t xml:space="preserve"> </w:t>
      </w:r>
      <w:r w:rsidR="007A2007" w:rsidRPr="00FE5342">
        <w:t>9</w:t>
      </w:r>
      <w:r w:rsidR="00A11D43" w:rsidRPr="00FE5342">
        <w:t xml:space="preserve"> weeks</w:t>
      </w:r>
      <w:r w:rsidR="005D7F56" w:rsidRPr="00FE5342">
        <w:t xml:space="preserve"> (</w:t>
      </w:r>
      <w:r w:rsidR="009C03CA" w:rsidRPr="00FE5342">
        <w:t xml:space="preserve">due </w:t>
      </w:r>
      <w:r w:rsidR="00980FC6" w:rsidRPr="00FE5342">
        <w:t>04</w:t>
      </w:r>
      <w:r w:rsidR="00753AC6" w:rsidRPr="00FE5342">
        <w:t>-29-2024)</w:t>
      </w:r>
      <w:r w:rsidR="005E4599" w:rsidRPr="00F5353F">
        <w:rPr>
          <w:b/>
        </w:rPr>
        <w:t xml:space="preserve"> </w:t>
      </w:r>
      <w:r w:rsidR="007A05A2">
        <w:rPr>
          <w:b/>
          <w:bCs/>
        </w:rPr>
        <w:br w:type="page"/>
      </w:r>
    </w:p>
    <w:p w14:paraId="219313D2" w14:textId="7C8C39D3" w:rsidR="00F5353F" w:rsidRPr="00B61A83" w:rsidRDefault="00F5353F" w:rsidP="00F5353F">
      <w:pPr>
        <w:rPr>
          <w:b/>
          <w:sz w:val="28"/>
          <w:szCs w:val="28"/>
        </w:rPr>
      </w:pPr>
      <w:r w:rsidRPr="00B61A83">
        <w:rPr>
          <w:b/>
          <w:sz w:val="28"/>
          <w:szCs w:val="28"/>
        </w:rPr>
        <w:lastRenderedPageBreak/>
        <w:t>4. System Design</w:t>
      </w:r>
    </w:p>
    <w:p w14:paraId="2F8BD6F1" w14:textId="279B5A3A" w:rsidR="00A47BCE" w:rsidRDefault="00F5353F" w:rsidP="006018D2">
      <w:pPr>
        <w:rPr>
          <w:color w:val="FF0000"/>
        </w:rPr>
      </w:pPr>
      <w:r w:rsidRPr="00F5353F">
        <w:rPr>
          <w:b/>
          <w:bCs/>
        </w:rPr>
        <w:t xml:space="preserve">a. </w:t>
      </w:r>
      <w:r w:rsidRPr="00CE3B9D">
        <w:rPr>
          <w:b/>
        </w:rPr>
        <w:t>Design Overview &amp; Justification</w:t>
      </w:r>
    </w:p>
    <w:p w14:paraId="669A363B" w14:textId="5D7F50C0" w:rsidR="00162A49" w:rsidRDefault="00A47BCE" w:rsidP="00384B35">
      <w:pPr>
        <w:jc w:val="both"/>
      </w:pPr>
      <w:r>
        <w:rPr>
          <w:color w:val="FF0000"/>
        </w:rPr>
        <w:tab/>
      </w:r>
      <w:r w:rsidR="00384B35" w:rsidRPr="00384B35">
        <w:t>Design 1, as depicted in Figure 2, has been selected as the preferred design. This system is designed to accommodate multiple field sensors and user monitors. The field sensors transmit data wirelessly to the main module, which then wirelessly transmits this data to the user monitors. Additionally, the main module sends the received data over the internet to the NYSDEC Server for further processing and statistical analysis. This setup enables seamless data transmission and comprehensive monitoring capabilities, facilitating efficient data analysis and decision-making processes.</w:t>
      </w:r>
    </w:p>
    <w:p w14:paraId="23DD81BD" w14:textId="5FDA38A4" w:rsidR="00E11E93" w:rsidRDefault="00B82E51" w:rsidP="00424BD5">
      <w:r>
        <w:rPr>
          <w:noProof/>
        </w:rPr>
        <w:drawing>
          <wp:inline distT="0" distB="0" distL="0" distR="0" wp14:anchorId="0000E2F6" wp14:editId="7C34D3BA">
            <wp:extent cx="6176154" cy="4233216"/>
            <wp:effectExtent l="95250" t="19050" r="377190" b="377190"/>
            <wp:docPr id="5533798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79877"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182562" cy="4237608"/>
                    </a:xfrm>
                    <a:prstGeom prst="rect">
                      <a:avLst/>
                    </a:prstGeom>
                    <a:solidFill>
                      <a:srgbClr val="000000">
                        <a:shade val="95000"/>
                      </a:srgbClr>
                    </a:solidFill>
                    <a:ln w="9525"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588566F" w14:textId="6CB945C3" w:rsidR="003E053D" w:rsidRPr="00C74395" w:rsidRDefault="00C74395" w:rsidP="00C74395">
      <w:pPr>
        <w:pStyle w:val="Caption"/>
        <w:jc w:val="center"/>
      </w:pPr>
      <w:r>
        <w:t xml:space="preserve">Figure </w:t>
      </w:r>
      <w:r>
        <w:fldChar w:fldCharType="begin"/>
      </w:r>
      <w:r>
        <w:instrText xml:space="preserve"> SEQ Figure \* ARABIC </w:instrText>
      </w:r>
      <w:r>
        <w:fldChar w:fldCharType="separate"/>
      </w:r>
      <w:r w:rsidR="00325EB4">
        <w:rPr>
          <w:noProof/>
        </w:rPr>
        <w:t>2</w:t>
      </w:r>
      <w:r>
        <w:rPr>
          <w:noProof/>
        </w:rPr>
        <w:fldChar w:fldCharType="end"/>
      </w:r>
      <w:r>
        <w:t xml:space="preserve">: </w:t>
      </w:r>
      <w:r w:rsidRPr="00C74395">
        <w:rPr>
          <w:b/>
          <w:bCs/>
        </w:rPr>
        <w:t>Design 1</w:t>
      </w:r>
      <w:r>
        <w:t>, Network of wir</w:t>
      </w:r>
      <w:r w:rsidR="00AB09E4">
        <w:t>e</w:t>
      </w:r>
      <w:r>
        <w:t>less sensors with optional monitor.</w:t>
      </w:r>
    </w:p>
    <w:p w14:paraId="45CB9503" w14:textId="23222E65" w:rsidR="004312F7" w:rsidRDefault="004312F7">
      <w:r>
        <w:br w:type="page"/>
      </w:r>
    </w:p>
    <w:p w14:paraId="487B327E" w14:textId="1C1703DE" w:rsidR="004312F7" w:rsidRDefault="004312F7" w:rsidP="004312F7">
      <w:pPr>
        <w:ind w:firstLine="720"/>
        <w:jc w:val="both"/>
      </w:pPr>
      <w:r>
        <w:lastRenderedPageBreak/>
        <w:t xml:space="preserve">Design 2 and 3 can be physically designed to be upgradable (extendable) but they will </w:t>
      </w:r>
      <w:r w:rsidR="00092626">
        <w:t>never</w:t>
      </w:r>
      <w:r>
        <w:t xml:space="preserve"> be as easy and efficient as Design 1, the upgrading of Design 1 can be as simple as placing the sensor in its location and the system will recognize and initiate the connection with no need for professions hand.</w:t>
      </w:r>
    </w:p>
    <w:p w14:paraId="394CF0B4" w14:textId="77777777" w:rsidR="004312F7" w:rsidRDefault="004312F7" w:rsidP="004312F7">
      <w:pPr>
        <w:ind w:firstLine="720"/>
        <w:jc w:val="both"/>
      </w:pPr>
      <w:r>
        <w:t>Design 1, due to the separate sensor modules, will probably be the most straightforward to maintain as well. The design allows for easy removal of sensors, or simply easy access. If one sensor gets damaged, it is likely that the other sensors will be fine. Designs 2 and 3, while they allow for removal and maintenance, they make it hard to work on just one sensor and due to the design, if one sensor gets damaged, it may affect the rest of the sensors as well.</w:t>
      </w:r>
    </w:p>
    <w:p w14:paraId="0EC6C35E" w14:textId="4D7A17E1" w:rsidR="00E67F26" w:rsidRDefault="004312F7" w:rsidP="00013DC7">
      <w:pPr>
        <w:ind w:firstLine="720"/>
        <w:jc w:val="both"/>
      </w:pPr>
      <w:r>
        <w:t xml:space="preserve">Due to all these factors, Design 1 has proven to be the best choice for the NYSDEC’s problem. It will be the most cost-effective and allows for the option of consumer purchases. It will be the easiest to maintain, upgrade, and repair. It will also allow for each sensor to be placed in an environment that best suits it, making it one of the most reliable. </w:t>
      </w:r>
      <w:r w:rsidR="00A7422F">
        <w:rPr>
          <w:noProof/>
        </w:rPr>
        <w:drawing>
          <wp:anchor distT="0" distB="0" distL="114300" distR="114300" simplePos="0" relativeHeight="251658243" behindDoc="1" locked="0" layoutInCell="1" allowOverlap="1" wp14:anchorId="4D200267" wp14:editId="685CC44E">
            <wp:simplePos x="0" y="0"/>
            <wp:positionH relativeFrom="column">
              <wp:posOffset>-28575</wp:posOffset>
            </wp:positionH>
            <wp:positionV relativeFrom="paragraph">
              <wp:posOffset>184785</wp:posOffset>
            </wp:positionV>
            <wp:extent cx="2921635" cy="2639695"/>
            <wp:effectExtent l="95250" t="95250" r="374015" b="389255"/>
            <wp:wrapTight wrapText="bothSides">
              <wp:wrapPolygon edited="0">
                <wp:start x="986" y="-779"/>
                <wp:lineTo x="-704" y="-468"/>
                <wp:lineTo x="-704" y="22759"/>
                <wp:lineTo x="1549" y="24629"/>
                <wp:lineTo x="21971" y="24629"/>
                <wp:lineTo x="22112" y="24318"/>
                <wp:lineTo x="24224" y="22135"/>
                <wp:lineTo x="24224" y="1871"/>
                <wp:lineTo x="22675" y="-468"/>
                <wp:lineTo x="22534" y="-779"/>
                <wp:lineTo x="986" y="-779"/>
              </wp:wrapPolygon>
            </wp:wrapTight>
            <wp:docPr id="16160675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7594"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921635" cy="2639695"/>
                    </a:xfrm>
                    <a:prstGeom prst="rect">
                      <a:avLst/>
                    </a:prstGeom>
                    <a:ln w="9525" cap="sq">
                      <a:solidFill>
                        <a:srgbClr val="000000"/>
                      </a:solidFill>
                      <a:miter lim="800000"/>
                    </a:ln>
                    <a:effectLst>
                      <a:outerShdw blurRad="254000" dist="1905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B00BC9">
        <w:rPr>
          <w:noProof/>
        </w:rPr>
        <w:drawing>
          <wp:anchor distT="0" distB="0" distL="114300" distR="114300" simplePos="0" relativeHeight="251658244" behindDoc="0" locked="0" layoutInCell="1" allowOverlap="1" wp14:anchorId="677111A8" wp14:editId="03F1F99A">
            <wp:simplePos x="0" y="0"/>
            <wp:positionH relativeFrom="margin">
              <wp:posOffset>3442335</wp:posOffset>
            </wp:positionH>
            <wp:positionV relativeFrom="paragraph">
              <wp:posOffset>177800</wp:posOffset>
            </wp:positionV>
            <wp:extent cx="2964180" cy="2644140"/>
            <wp:effectExtent l="95250" t="19050" r="388620" b="384810"/>
            <wp:wrapThrough wrapText="bothSides">
              <wp:wrapPolygon edited="0">
                <wp:start x="-416" y="-156"/>
                <wp:lineTo x="-694" y="9804"/>
                <wp:lineTo x="-694" y="24121"/>
                <wp:lineTo x="1527" y="24588"/>
                <wp:lineTo x="22072" y="24588"/>
                <wp:lineTo x="22211" y="24277"/>
                <wp:lineTo x="24154" y="22409"/>
                <wp:lineTo x="24293" y="4824"/>
                <wp:lineTo x="23599" y="2490"/>
                <wp:lineTo x="23599" y="2334"/>
                <wp:lineTo x="21933" y="-156"/>
                <wp:lineTo x="-416" y="-156"/>
              </wp:wrapPolygon>
            </wp:wrapThrough>
            <wp:docPr id="5270116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11657"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64180" cy="2644140"/>
                    </a:xfrm>
                    <a:prstGeom prst="rect">
                      <a:avLst/>
                    </a:prstGeom>
                    <a:solidFill>
                      <a:srgbClr val="000000">
                        <a:shade val="95000"/>
                      </a:srgbClr>
                    </a:solidFill>
                    <a:ln w="9525"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4F0856">
        <w:rPr>
          <w:noProof/>
        </w:rPr>
        <mc:AlternateContent>
          <mc:Choice Requires="wps">
            <w:drawing>
              <wp:anchor distT="0" distB="0" distL="114300" distR="114300" simplePos="0" relativeHeight="251658240" behindDoc="0" locked="0" layoutInCell="1" allowOverlap="1" wp14:anchorId="75733915" wp14:editId="7D6B9D47">
                <wp:simplePos x="0" y="0"/>
                <wp:positionH relativeFrom="column">
                  <wp:posOffset>3535045</wp:posOffset>
                </wp:positionH>
                <wp:positionV relativeFrom="paragraph">
                  <wp:posOffset>3057525</wp:posOffset>
                </wp:positionV>
                <wp:extent cx="2708275" cy="232410"/>
                <wp:effectExtent l="0" t="0" r="15875" b="15240"/>
                <wp:wrapThrough wrapText="bothSides">
                  <wp:wrapPolygon edited="0">
                    <wp:start x="0" y="0"/>
                    <wp:lineTo x="0" y="21246"/>
                    <wp:lineTo x="21575" y="21246"/>
                    <wp:lineTo x="21575" y="0"/>
                    <wp:lineTo x="0" y="0"/>
                  </wp:wrapPolygon>
                </wp:wrapThrough>
                <wp:docPr id="2125335947" name="Text Box 1"/>
                <wp:cNvGraphicFramePr/>
                <a:graphic xmlns:a="http://schemas.openxmlformats.org/drawingml/2006/main">
                  <a:graphicData uri="http://schemas.microsoft.com/office/word/2010/wordprocessingShape">
                    <wps:wsp>
                      <wps:cNvSpPr txBox="1"/>
                      <wps:spPr>
                        <a:xfrm>
                          <a:off x="0" y="0"/>
                          <a:ext cx="2708275" cy="232410"/>
                        </a:xfrm>
                        <a:prstGeom prst="rect">
                          <a:avLst/>
                        </a:prstGeom>
                        <a:noFill/>
                        <a:ln>
                          <a:noFill/>
                        </a:ln>
                      </wps:spPr>
                      <wps:txbx>
                        <w:txbxContent>
                          <w:p w14:paraId="08965834" w14:textId="66226198" w:rsidR="004A0EB4" w:rsidRPr="00CA70AF" w:rsidRDefault="007B2A8C" w:rsidP="004A0EB4">
                            <w:pPr>
                              <w:pStyle w:val="Caption"/>
                              <w:rPr>
                                <w:noProof/>
                                <w:sz w:val="22"/>
                                <w:szCs w:val="22"/>
                              </w:rPr>
                            </w:pPr>
                            <w:r>
                              <w:t xml:space="preserve">Figure </w:t>
                            </w:r>
                            <w:r w:rsidR="00F16EB8">
                              <w:t>4</w:t>
                            </w:r>
                            <w:r>
                              <w:t xml:space="preserve">: </w:t>
                            </w:r>
                            <w:r w:rsidR="004A0EB4">
                              <w:t>Design 3, Outdoor and Indoor Unit Combination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33915" id="_x0000_t202" coordsize="21600,21600" o:spt="202" path="m,l,21600r21600,l21600,xe">
                <v:stroke joinstyle="miter"/>
                <v:path gradientshapeok="t" o:connecttype="rect"/>
              </v:shapetype>
              <v:shape id="Text Box 1" o:spid="_x0000_s1026" type="#_x0000_t202" style="position:absolute;left:0;text-align:left;margin-left:278.35pt;margin-top:240.75pt;width:213.25pt;height:1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" filled="f" stroked="f">
                <v:textbox inset="0,0,0,0">
                  <w:txbxContent>
                    <w:p w14:paraId="08965834" w14:textId="66226198" w:rsidR="004A0EB4" w:rsidRPr="00CA70AF" w:rsidRDefault="007B2A8C" w:rsidP="004A0EB4">
                      <w:pPr>
                        <w:pStyle w:val="Caption"/>
                        <w:rPr>
                          <w:noProof/>
                          <w:sz w:val="22"/>
                          <w:szCs w:val="22"/>
                        </w:rPr>
                      </w:pPr>
                      <w:r>
                        <w:t xml:space="preserve">Figure </w:t>
                      </w:r>
                      <w:r w:rsidR="00F16EB8">
                        <w:t>4</w:t>
                      </w:r>
                      <w:r>
                        <w:t xml:space="preserve">: </w:t>
                      </w:r>
                      <w:r w:rsidR="004A0EB4">
                        <w:t>Design 3, Outdoor and Indoor Unit Combination</w:t>
                      </w:r>
                    </w:p>
                  </w:txbxContent>
                </v:textbox>
                <w10:wrap type="through"/>
              </v:shape>
            </w:pict>
          </mc:Fallback>
        </mc:AlternateContent>
      </w:r>
      <w:r w:rsidR="004F0856">
        <w:rPr>
          <w:noProof/>
        </w:rPr>
        <mc:AlternateContent>
          <mc:Choice Requires="wps">
            <w:drawing>
              <wp:anchor distT="0" distB="0" distL="114300" distR="114300" simplePos="0" relativeHeight="251658241" behindDoc="0" locked="0" layoutInCell="1" allowOverlap="1" wp14:anchorId="7161E53D" wp14:editId="6C55A41D">
                <wp:simplePos x="0" y="0"/>
                <wp:positionH relativeFrom="column">
                  <wp:posOffset>-30935</wp:posOffset>
                </wp:positionH>
                <wp:positionV relativeFrom="paragraph">
                  <wp:posOffset>3062245</wp:posOffset>
                </wp:positionV>
                <wp:extent cx="2708275" cy="232410"/>
                <wp:effectExtent l="0" t="0" r="15875" b="15240"/>
                <wp:wrapThrough wrapText="bothSides">
                  <wp:wrapPolygon edited="0">
                    <wp:start x="0" y="0"/>
                    <wp:lineTo x="0" y="21246"/>
                    <wp:lineTo x="21575" y="21246"/>
                    <wp:lineTo x="21575" y="0"/>
                    <wp:lineTo x="0" y="0"/>
                  </wp:wrapPolygon>
                </wp:wrapThrough>
                <wp:docPr id="568594923" name="Text Box 1"/>
                <wp:cNvGraphicFramePr/>
                <a:graphic xmlns:a="http://schemas.openxmlformats.org/drawingml/2006/main">
                  <a:graphicData uri="http://schemas.microsoft.com/office/word/2010/wordprocessingShape">
                    <wps:wsp>
                      <wps:cNvSpPr txBox="1"/>
                      <wps:spPr>
                        <a:xfrm>
                          <a:off x="0" y="0"/>
                          <a:ext cx="2708275" cy="232410"/>
                        </a:xfrm>
                        <a:prstGeom prst="rect">
                          <a:avLst/>
                        </a:prstGeom>
                        <a:noFill/>
                        <a:ln>
                          <a:noFill/>
                        </a:ln>
                      </wps:spPr>
                      <wps:txbx>
                        <w:txbxContent>
                          <w:p w14:paraId="01FC9DAF" w14:textId="2F5EFF39" w:rsidR="00C825EC" w:rsidRPr="00CA70AF" w:rsidRDefault="00C825EC" w:rsidP="00C825EC">
                            <w:pPr>
                              <w:pStyle w:val="Caption"/>
                              <w:rPr>
                                <w:sz w:val="22"/>
                                <w:szCs w:val="22"/>
                              </w:rPr>
                            </w:pPr>
                            <w:r>
                              <w:t xml:space="preserve">Figure </w:t>
                            </w:r>
                            <w:r w:rsidR="001A6A22">
                              <w:t>3: Design 2, Outdoor Unit with Built-in Sensors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1E53D" id="_x0000_s1027" type="#_x0000_t202" style="position:absolute;left:0;text-align:left;margin-left:-2.45pt;margin-top:241.1pt;width:213.25pt;height:18.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" filled="f" stroked="f">
                <v:textbox inset="0,0,0,0">
                  <w:txbxContent>
                    <w:p w14:paraId="01FC9DAF" w14:textId="2F5EFF39" w:rsidR="00C825EC" w:rsidRPr="00CA70AF" w:rsidRDefault="00C825EC" w:rsidP="00C825EC">
                      <w:pPr>
                        <w:pStyle w:val="Caption"/>
                        <w:rPr>
                          <w:sz w:val="22"/>
                          <w:szCs w:val="22"/>
                        </w:rPr>
                      </w:pPr>
                      <w:r>
                        <w:t xml:space="preserve">Figure </w:t>
                      </w:r>
                      <w:r w:rsidR="001A6A22">
                        <w:t>3: Design 2, Outdoor Unit with Built-in Sensors</w:t>
                      </w:r>
                    </w:p>
                  </w:txbxContent>
                </v:textbox>
                <w10:wrap type="through"/>
              </v:shape>
            </w:pict>
          </mc:Fallback>
        </mc:AlternateContent>
      </w:r>
    </w:p>
    <w:p w14:paraId="7FCB47B3" w14:textId="5ADB4AC8" w:rsidR="00630C09" w:rsidRDefault="00630C09" w:rsidP="00630C09">
      <w:pPr>
        <w:pStyle w:val="NormalWeb"/>
      </w:pPr>
    </w:p>
    <w:p w14:paraId="739AAB55" w14:textId="0C0B8C8A" w:rsidR="001D51A7" w:rsidRDefault="00BB6F67">
      <w:pPr>
        <w:rPr>
          <w:b/>
        </w:rPr>
      </w:pPr>
      <w:r>
        <w:rPr>
          <w:b/>
        </w:rPr>
        <w:br w:type="page"/>
      </w:r>
    </w:p>
    <w:p w14:paraId="3FCBD292" w14:textId="3BBD98C6" w:rsidR="00926C08" w:rsidRDefault="00926C08" w:rsidP="00E41047">
      <w:pPr>
        <w:keepNext/>
        <w:rPr>
          <w:b/>
          <w:bCs/>
        </w:rPr>
      </w:pPr>
      <w:r w:rsidRPr="00833417">
        <w:rPr>
          <w:b/>
        </w:rPr>
        <w:lastRenderedPageBreak/>
        <w:t>Evaluation Matrix</w:t>
      </w:r>
      <w:r w:rsidR="00041DC8" w:rsidRPr="00833417">
        <w:rPr>
          <w:b/>
        </w:rPr>
        <w:t>:</w:t>
      </w:r>
    </w:p>
    <w:p w14:paraId="26375D70" w14:textId="431991A6" w:rsidR="00B96E3D" w:rsidRDefault="00AC5D43" w:rsidP="00063217">
      <w:pPr>
        <w:keepNext/>
        <w:spacing w:after="0"/>
        <w:rPr>
          <w:b/>
        </w:rPr>
      </w:pPr>
      <w:proofErr w:type="spellStart"/>
      <w:r>
        <w:rPr>
          <w:b/>
        </w:rPr>
        <w:t>i</w:t>
      </w:r>
      <w:proofErr w:type="spellEnd"/>
      <w:r w:rsidR="0096592D" w:rsidRPr="0096592D">
        <w:rPr>
          <w:b/>
        </w:rPr>
        <w:t>.</w:t>
      </w:r>
      <w:r w:rsidR="0096592D">
        <w:rPr>
          <w:b/>
        </w:rPr>
        <w:t xml:space="preserve"> </w:t>
      </w:r>
      <w:r w:rsidR="002B582C">
        <w:rPr>
          <w:b/>
        </w:rPr>
        <w:t xml:space="preserve">System Design </w:t>
      </w:r>
      <w:r w:rsidR="00B96E3D">
        <w:rPr>
          <w:b/>
        </w:rPr>
        <w:t>Decision</w:t>
      </w:r>
    </w:p>
    <w:p w14:paraId="577118A8" w14:textId="33DC00EA" w:rsidR="005B1CD3" w:rsidRDefault="005B1CD3" w:rsidP="00B96E3D">
      <w:pPr>
        <w:keepNext/>
        <w:ind w:firstLine="720"/>
        <w:rPr>
          <w:bCs/>
        </w:rPr>
      </w:pPr>
      <w:r w:rsidRPr="005B1CD3">
        <w:rPr>
          <w:bCs/>
        </w:rPr>
        <w:t>All the designs assume</w:t>
      </w:r>
      <w:r>
        <w:rPr>
          <w:bCs/>
        </w:rPr>
        <w:t xml:space="preserve"> that the DEC </w:t>
      </w:r>
      <w:r w:rsidR="005852D4">
        <w:rPr>
          <w:bCs/>
        </w:rPr>
        <w:t xml:space="preserve">will </w:t>
      </w:r>
      <w:r w:rsidR="005B0D7A">
        <w:rPr>
          <w:bCs/>
        </w:rPr>
        <w:t>buy and distribute the devices across NYS</w:t>
      </w:r>
      <w:r w:rsidR="006944A8">
        <w:rPr>
          <w:bCs/>
        </w:rPr>
        <w:t>, therefore</w:t>
      </w:r>
      <w:r w:rsidR="004B42CB">
        <w:rPr>
          <w:bCs/>
        </w:rPr>
        <w:t>,</w:t>
      </w:r>
      <w:r w:rsidR="006944A8">
        <w:rPr>
          <w:bCs/>
        </w:rPr>
        <w:t xml:space="preserve"> to </w:t>
      </w:r>
      <w:r w:rsidR="009303F7">
        <w:rPr>
          <w:bCs/>
        </w:rPr>
        <w:t xml:space="preserve">limit the financial burden, the design should be </w:t>
      </w:r>
      <w:r w:rsidR="004B42CB">
        <w:rPr>
          <w:bCs/>
        </w:rPr>
        <w:t>cost efficient</w:t>
      </w:r>
      <w:r w:rsidR="00BB6F67">
        <w:rPr>
          <w:bCs/>
        </w:rPr>
        <w:t>.</w:t>
      </w:r>
      <w:r w:rsidR="000106E4">
        <w:rPr>
          <w:bCs/>
        </w:rPr>
        <w:t xml:space="preserve"> </w:t>
      </w:r>
      <w:r w:rsidR="00BB6F67">
        <w:rPr>
          <w:bCs/>
        </w:rPr>
        <w:t>T</w:t>
      </w:r>
      <w:r w:rsidR="000106E4">
        <w:rPr>
          <w:bCs/>
        </w:rPr>
        <w:t xml:space="preserve">he collected data must </w:t>
      </w:r>
      <w:r w:rsidR="004B42CB">
        <w:rPr>
          <w:bCs/>
        </w:rPr>
        <w:t>be</w:t>
      </w:r>
      <w:r w:rsidR="000106E4">
        <w:rPr>
          <w:bCs/>
        </w:rPr>
        <w:t xml:space="preserve"> high</w:t>
      </w:r>
      <w:r w:rsidR="004B42CB">
        <w:rPr>
          <w:bCs/>
        </w:rPr>
        <w:t>ly</w:t>
      </w:r>
      <w:r w:rsidR="000106E4">
        <w:rPr>
          <w:bCs/>
        </w:rPr>
        <w:t xml:space="preserve"> </w:t>
      </w:r>
      <w:r w:rsidR="008D182E">
        <w:rPr>
          <w:bCs/>
        </w:rPr>
        <w:t>re</w:t>
      </w:r>
      <w:r w:rsidR="000106E4">
        <w:rPr>
          <w:bCs/>
        </w:rPr>
        <w:t>liab</w:t>
      </w:r>
      <w:r w:rsidR="004B42CB">
        <w:rPr>
          <w:bCs/>
        </w:rPr>
        <w:t>le</w:t>
      </w:r>
      <w:r w:rsidR="000106E4">
        <w:rPr>
          <w:bCs/>
        </w:rPr>
        <w:t xml:space="preserve"> </w:t>
      </w:r>
      <w:r w:rsidR="004B42CB">
        <w:rPr>
          <w:bCs/>
        </w:rPr>
        <w:t>as</w:t>
      </w:r>
      <w:r w:rsidR="00FE64A5">
        <w:rPr>
          <w:bCs/>
        </w:rPr>
        <w:t xml:space="preserve"> it will be used in </w:t>
      </w:r>
      <w:r w:rsidR="00842391">
        <w:rPr>
          <w:bCs/>
        </w:rPr>
        <w:t>research</w:t>
      </w:r>
      <w:r w:rsidR="00FE64A5">
        <w:rPr>
          <w:bCs/>
        </w:rPr>
        <w:t xml:space="preserve"> and deci</w:t>
      </w:r>
      <w:r w:rsidR="00E46178">
        <w:rPr>
          <w:bCs/>
        </w:rPr>
        <w:t>sion making</w:t>
      </w:r>
      <w:r w:rsidR="00BB6F67">
        <w:rPr>
          <w:bCs/>
        </w:rPr>
        <w:t>.</w:t>
      </w:r>
      <w:r w:rsidR="00BA509F">
        <w:rPr>
          <w:bCs/>
        </w:rPr>
        <w:t xml:space="preserve"> </w:t>
      </w:r>
      <w:r w:rsidR="008A4F0E">
        <w:rPr>
          <w:bCs/>
        </w:rPr>
        <w:t xml:space="preserve">It must be able to be upgraded as new information </w:t>
      </w:r>
      <w:r w:rsidR="00094C6E">
        <w:rPr>
          <w:bCs/>
        </w:rPr>
        <w:t>regarding climate change comes out</w:t>
      </w:r>
      <w:r w:rsidR="00085EDB">
        <w:rPr>
          <w:bCs/>
        </w:rPr>
        <w:t xml:space="preserve"> or sensor technology improves. </w:t>
      </w:r>
      <w:r w:rsidR="00C9539A">
        <w:rPr>
          <w:bCs/>
        </w:rPr>
        <w:t>Finally,</w:t>
      </w:r>
      <w:r w:rsidR="00A8129C">
        <w:rPr>
          <w:bCs/>
        </w:rPr>
        <w:t xml:space="preserve"> the device in question should be able to communicate when a sensor unit is damaged and </w:t>
      </w:r>
      <w:r w:rsidR="00F4262A">
        <w:rPr>
          <w:bCs/>
        </w:rPr>
        <w:t>said units must be easily replaceable</w:t>
      </w:r>
      <w:r w:rsidR="007154BD">
        <w:rPr>
          <w:bCs/>
        </w:rPr>
        <w:t>.</w:t>
      </w:r>
    </w:p>
    <w:p w14:paraId="717B3C81" w14:textId="325CD23A" w:rsidR="00063217" w:rsidRPr="004D1AAE" w:rsidRDefault="00AC5D43" w:rsidP="00063217">
      <w:pPr>
        <w:keepNext/>
        <w:rPr>
          <w:b/>
        </w:rPr>
      </w:pPr>
      <w:r>
        <w:rPr>
          <w:b/>
        </w:rPr>
        <w:t>ii</w:t>
      </w:r>
      <w:r w:rsidR="00063217" w:rsidRPr="004D1AAE">
        <w:rPr>
          <w:b/>
        </w:rPr>
        <w:t>.</w:t>
      </w:r>
      <w:r w:rsidR="004D1AAE">
        <w:rPr>
          <w:b/>
        </w:rPr>
        <w:t xml:space="preserve"> </w:t>
      </w:r>
      <w:r w:rsidR="00FB4BFA">
        <w:rPr>
          <w:b/>
        </w:rPr>
        <w:t>Alterna</w:t>
      </w:r>
      <w:r w:rsidR="00E70C0E">
        <w:rPr>
          <w:b/>
        </w:rPr>
        <w:t>tive Design Decision</w:t>
      </w:r>
    </w:p>
    <w:tbl>
      <w:tblPr>
        <w:tblStyle w:val="TableGrid"/>
        <w:tblW w:w="0" w:type="auto"/>
        <w:jc w:val="center"/>
        <w:tblLook w:val="04A0" w:firstRow="1" w:lastRow="0" w:firstColumn="1" w:lastColumn="0" w:noHBand="0" w:noVBand="1"/>
      </w:tblPr>
      <w:tblGrid>
        <w:gridCol w:w="1976"/>
        <w:gridCol w:w="908"/>
        <w:gridCol w:w="757"/>
        <w:gridCol w:w="1026"/>
        <w:gridCol w:w="764"/>
        <w:gridCol w:w="1026"/>
        <w:gridCol w:w="710"/>
        <w:gridCol w:w="1026"/>
      </w:tblGrid>
      <w:tr w:rsidR="005E2EC1" w14:paraId="7B1094E9" w14:textId="77777777" w:rsidTr="00746B6F">
        <w:trPr>
          <w:trHeight w:val="413"/>
          <w:jc w:val="center"/>
        </w:trPr>
        <w:tc>
          <w:tcPr>
            <w:tcW w:w="1976" w:type="dxa"/>
          </w:tcPr>
          <w:p w14:paraId="1FF0DD80" w14:textId="77777777" w:rsidR="005E2EC1" w:rsidRDefault="005E2EC1">
            <w:pPr>
              <w:rPr>
                <w:b/>
                <w:bCs/>
              </w:rPr>
            </w:pPr>
          </w:p>
          <w:p w14:paraId="766E47BF" w14:textId="77777777" w:rsidR="005E2EC1" w:rsidRPr="005B5DDB" w:rsidRDefault="005E2EC1">
            <w:pPr>
              <w:rPr>
                <w:b/>
                <w:bCs/>
              </w:rPr>
            </w:pPr>
            <w:r w:rsidRPr="005B5DDB">
              <w:rPr>
                <w:b/>
                <w:bCs/>
              </w:rPr>
              <w:t>Criteria</w:t>
            </w:r>
          </w:p>
        </w:tc>
        <w:tc>
          <w:tcPr>
            <w:tcW w:w="908" w:type="dxa"/>
          </w:tcPr>
          <w:p w14:paraId="7FC358D4" w14:textId="77777777" w:rsidR="005E2EC1" w:rsidRDefault="005E2EC1">
            <w:pPr>
              <w:rPr>
                <w:b/>
                <w:bCs/>
              </w:rPr>
            </w:pPr>
          </w:p>
          <w:p w14:paraId="0433B355" w14:textId="77777777" w:rsidR="005E2EC1" w:rsidRDefault="005E2EC1">
            <w:pPr>
              <w:rPr>
                <w:b/>
                <w:bCs/>
              </w:rPr>
            </w:pPr>
            <w:r>
              <w:rPr>
                <w:b/>
                <w:bCs/>
              </w:rPr>
              <w:t>Weight</w:t>
            </w:r>
          </w:p>
        </w:tc>
        <w:tc>
          <w:tcPr>
            <w:tcW w:w="1783" w:type="dxa"/>
            <w:gridSpan w:val="2"/>
          </w:tcPr>
          <w:p w14:paraId="4E737029" w14:textId="77777777" w:rsidR="005E2EC1" w:rsidRPr="005B5DDB" w:rsidRDefault="005E2EC1">
            <w:pPr>
              <w:jc w:val="center"/>
              <w:rPr>
                <w:b/>
                <w:bCs/>
              </w:rPr>
            </w:pPr>
            <w:r w:rsidRPr="005B5DDB">
              <w:rPr>
                <w:b/>
                <w:bCs/>
              </w:rPr>
              <w:t>Design 1</w:t>
            </w:r>
          </w:p>
        </w:tc>
        <w:tc>
          <w:tcPr>
            <w:tcW w:w="1790" w:type="dxa"/>
            <w:gridSpan w:val="2"/>
          </w:tcPr>
          <w:p w14:paraId="3DA2BC25" w14:textId="77777777" w:rsidR="005E2EC1" w:rsidRPr="005B5DDB" w:rsidRDefault="005E2EC1">
            <w:pPr>
              <w:jc w:val="center"/>
              <w:rPr>
                <w:b/>
                <w:bCs/>
              </w:rPr>
            </w:pPr>
            <w:r w:rsidRPr="005B5DDB">
              <w:rPr>
                <w:b/>
                <w:bCs/>
              </w:rPr>
              <w:t>Design 2</w:t>
            </w:r>
          </w:p>
        </w:tc>
        <w:tc>
          <w:tcPr>
            <w:tcW w:w="1736" w:type="dxa"/>
            <w:gridSpan w:val="2"/>
          </w:tcPr>
          <w:p w14:paraId="2718BCD2" w14:textId="77777777" w:rsidR="005E2EC1" w:rsidRPr="005B5DDB" w:rsidRDefault="005E2EC1">
            <w:pPr>
              <w:jc w:val="center"/>
              <w:rPr>
                <w:b/>
                <w:bCs/>
              </w:rPr>
            </w:pPr>
            <w:r w:rsidRPr="005B5DDB">
              <w:rPr>
                <w:b/>
                <w:bCs/>
              </w:rPr>
              <w:t>Design 3</w:t>
            </w:r>
          </w:p>
        </w:tc>
      </w:tr>
      <w:tr w:rsidR="00552132" w14:paraId="70BE913C" w14:textId="77777777" w:rsidTr="00746B6F">
        <w:trPr>
          <w:trHeight w:val="161"/>
          <w:jc w:val="center"/>
        </w:trPr>
        <w:tc>
          <w:tcPr>
            <w:tcW w:w="1976" w:type="dxa"/>
          </w:tcPr>
          <w:p w14:paraId="462D9991" w14:textId="77777777" w:rsidR="005E2EC1" w:rsidRPr="005B5DDB" w:rsidRDefault="005E2EC1">
            <w:pPr>
              <w:rPr>
                <w:b/>
                <w:bCs/>
              </w:rPr>
            </w:pPr>
          </w:p>
        </w:tc>
        <w:tc>
          <w:tcPr>
            <w:tcW w:w="908" w:type="dxa"/>
          </w:tcPr>
          <w:p w14:paraId="5E69314E" w14:textId="77777777" w:rsidR="005E2EC1" w:rsidRDefault="005E2EC1">
            <w:pPr>
              <w:rPr>
                <w:b/>
                <w:bCs/>
              </w:rPr>
            </w:pPr>
          </w:p>
        </w:tc>
        <w:tc>
          <w:tcPr>
            <w:tcW w:w="757" w:type="dxa"/>
          </w:tcPr>
          <w:p w14:paraId="0495712E" w14:textId="77777777" w:rsidR="005E2EC1" w:rsidRPr="00326178" w:rsidRDefault="005E2EC1">
            <w:pPr>
              <w:jc w:val="center"/>
            </w:pPr>
            <w:r w:rsidRPr="00326178">
              <w:t>Value</w:t>
            </w:r>
          </w:p>
        </w:tc>
        <w:tc>
          <w:tcPr>
            <w:tcW w:w="1026" w:type="dxa"/>
          </w:tcPr>
          <w:p w14:paraId="74239E24" w14:textId="77777777" w:rsidR="005E2EC1" w:rsidRPr="00326178" w:rsidRDefault="005E2EC1">
            <w:pPr>
              <w:jc w:val="center"/>
            </w:pPr>
            <w:r w:rsidRPr="00326178">
              <w:t>Total</w:t>
            </w:r>
          </w:p>
        </w:tc>
        <w:tc>
          <w:tcPr>
            <w:tcW w:w="764" w:type="dxa"/>
          </w:tcPr>
          <w:p w14:paraId="1576C045" w14:textId="77777777" w:rsidR="005E2EC1" w:rsidRPr="005B5DDB" w:rsidRDefault="005E2EC1">
            <w:pPr>
              <w:jc w:val="center"/>
              <w:rPr>
                <w:b/>
                <w:bCs/>
              </w:rPr>
            </w:pPr>
            <w:r w:rsidRPr="00326178">
              <w:t>Value</w:t>
            </w:r>
          </w:p>
        </w:tc>
        <w:tc>
          <w:tcPr>
            <w:tcW w:w="1026" w:type="dxa"/>
          </w:tcPr>
          <w:p w14:paraId="07BACDD8" w14:textId="77777777" w:rsidR="005E2EC1" w:rsidRPr="005B5DDB" w:rsidRDefault="005E2EC1">
            <w:pPr>
              <w:jc w:val="center"/>
              <w:rPr>
                <w:b/>
                <w:bCs/>
              </w:rPr>
            </w:pPr>
            <w:r w:rsidRPr="00326178">
              <w:t>Total</w:t>
            </w:r>
          </w:p>
        </w:tc>
        <w:tc>
          <w:tcPr>
            <w:tcW w:w="710" w:type="dxa"/>
          </w:tcPr>
          <w:p w14:paraId="2477827B" w14:textId="77777777" w:rsidR="005E2EC1" w:rsidRPr="005B5DDB" w:rsidRDefault="005E2EC1">
            <w:pPr>
              <w:jc w:val="center"/>
              <w:rPr>
                <w:b/>
                <w:bCs/>
              </w:rPr>
            </w:pPr>
            <w:r w:rsidRPr="00326178">
              <w:t>Value</w:t>
            </w:r>
          </w:p>
        </w:tc>
        <w:tc>
          <w:tcPr>
            <w:tcW w:w="1026" w:type="dxa"/>
          </w:tcPr>
          <w:p w14:paraId="17D56634" w14:textId="77777777" w:rsidR="005E2EC1" w:rsidRPr="005B5DDB" w:rsidRDefault="005E2EC1">
            <w:pPr>
              <w:jc w:val="center"/>
              <w:rPr>
                <w:b/>
                <w:bCs/>
              </w:rPr>
            </w:pPr>
            <w:r w:rsidRPr="00326178">
              <w:t>Total</w:t>
            </w:r>
          </w:p>
        </w:tc>
      </w:tr>
      <w:tr w:rsidR="00746B6F" w14:paraId="00E9467A" w14:textId="77777777" w:rsidTr="00746B6F">
        <w:trPr>
          <w:trHeight w:val="281"/>
          <w:jc w:val="center"/>
        </w:trPr>
        <w:tc>
          <w:tcPr>
            <w:tcW w:w="1976" w:type="dxa"/>
          </w:tcPr>
          <w:p w14:paraId="59D69B6A" w14:textId="77777777" w:rsidR="00746B6F" w:rsidRPr="005B5DDB" w:rsidRDefault="00746B6F" w:rsidP="00746B6F">
            <w:pPr>
              <w:rPr>
                <w:b/>
                <w:bCs/>
              </w:rPr>
            </w:pPr>
            <w:r w:rsidRPr="005B5DDB">
              <w:rPr>
                <w:b/>
                <w:bCs/>
              </w:rPr>
              <w:t>Cost</w:t>
            </w:r>
          </w:p>
        </w:tc>
        <w:tc>
          <w:tcPr>
            <w:tcW w:w="908" w:type="dxa"/>
            <w:vAlign w:val="center"/>
          </w:tcPr>
          <w:p w14:paraId="19150BA6" w14:textId="225DC153" w:rsidR="00746B6F" w:rsidRDefault="00746B6F" w:rsidP="00746B6F">
            <w:pPr>
              <w:jc w:val="center"/>
            </w:pPr>
            <w:r>
              <w:rPr>
                <w:rFonts w:ascii="Calibri" w:hAnsi="Calibri" w:cs="Calibri"/>
                <w:color w:val="000000"/>
              </w:rPr>
              <w:t>40%</w:t>
            </w:r>
          </w:p>
        </w:tc>
        <w:tc>
          <w:tcPr>
            <w:tcW w:w="757" w:type="dxa"/>
            <w:vAlign w:val="center"/>
          </w:tcPr>
          <w:p w14:paraId="576CA67C" w14:textId="6599F838" w:rsidR="00746B6F" w:rsidRPr="005B5DDB" w:rsidRDefault="00746B6F" w:rsidP="00746B6F">
            <w:pPr>
              <w:jc w:val="center"/>
            </w:pPr>
            <w:r>
              <w:rPr>
                <w:rFonts w:ascii="Calibri" w:hAnsi="Calibri" w:cs="Calibri"/>
                <w:color w:val="000000"/>
              </w:rPr>
              <w:t>90</w:t>
            </w:r>
          </w:p>
        </w:tc>
        <w:tc>
          <w:tcPr>
            <w:tcW w:w="1026" w:type="dxa"/>
            <w:vAlign w:val="center"/>
          </w:tcPr>
          <w:p w14:paraId="7E3BD250" w14:textId="119D8BAA" w:rsidR="00746B6F" w:rsidRDefault="00746B6F" w:rsidP="00746B6F">
            <w:pPr>
              <w:jc w:val="center"/>
            </w:pPr>
            <w:r>
              <w:rPr>
                <w:rFonts w:ascii="Calibri" w:hAnsi="Calibri" w:cs="Calibri"/>
                <w:color w:val="000000"/>
              </w:rPr>
              <w:t>36</w:t>
            </w:r>
            <w:r w:rsidR="005D362D">
              <w:rPr>
                <w:rFonts w:ascii="Calibri" w:hAnsi="Calibri" w:cs="Calibri"/>
                <w:color w:val="000000"/>
              </w:rPr>
              <w:t>.0</w:t>
            </w:r>
          </w:p>
        </w:tc>
        <w:tc>
          <w:tcPr>
            <w:tcW w:w="764" w:type="dxa"/>
            <w:vAlign w:val="center"/>
          </w:tcPr>
          <w:p w14:paraId="58003D26" w14:textId="40981893" w:rsidR="00746B6F" w:rsidRPr="005B5DDB" w:rsidRDefault="00746B6F" w:rsidP="00746B6F">
            <w:pPr>
              <w:jc w:val="center"/>
            </w:pPr>
            <w:r>
              <w:rPr>
                <w:rFonts w:ascii="Calibri" w:hAnsi="Calibri" w:cs="Calibri"/>
                <w:color w:val="000000"/>
              </w:rPr>
              <w:t>60</w:t>
            </w:r>
          </w:p>
        </w:tc>
        <w:tc>
          <w:tcPr>
            <w:tcW w:w="1026" w:type="dxa"/>
            <w:vAlign w:val="center"/>
          </w:tcPr>
          <w:p w14:paraId="1C36BED6" w14:textId="40AE924B" w:rsidR="00746B6F" w:rsidRDefault="00746B6F" w:rsidP="00746B6F">
            <w:pPr>
              <w:jc w:val="center"/>
            </w:pPr>
            <w:r>
              <w:rPr>
                <w:rFonts w:ascii="Calibri" w:hAnsi="Calibri" w:cs="Calibri"/>
                <w:color w:val="000000"/>
              </w:rPr>
              <w:t>24</w:t>
            </w:r>
            <w:r w:rsidR="005D362D">
              <w:rPr>
                <w:rFonts w:ascii="Calibri" w:hAnsi="Calibri" w:cs="Calibri"/>
                <w:color w:val="000000"/>
              </w:rPr>
              <w:t>.0</w:t>
            </w:r>
          </w:p>
        </w:tc>
        <w:tc>
          <w:tcPr>
            <w:tcW w:w="710" w:type="dxa"/>
            <w:vAlign w:val="center"/>
          </w:tcPr>
          <w:p w14:paraId="7B43DE06" w14:textId="7966BFB0" w:rsidR="00746B6F" w:rsidRPr="005B5DDB" w:rsidRDefault="00746B6F" w:rsidP="00746B6F">
            <w:pPr>
              <w:jc w:val="center"/>
            </w:pPr>
            <w:r>
              <w:rPr>
                <w:rFonts w:ascii="Calibri" w:hAnsi="Calibri" w:cs="Calibri"/>
                <w:color w:val="000000"/>
              </w:rPr>
              <w:t>65</w:t>
            </w:r>
          </w:p>
        </w:tc>
        <w:tc>
          <w:tcPr>
            <w:tcW w:w="1026" w:type="dxa"/>
            <w:vAlign w:val="center"/>
          </w:tcPr>
          <w:p w14:paraId="75A9748D" w14:textId="4A5CACF0" w:rsidR="00746B6F" w:rsidRDefault="00746B6F" w:rsidP="00746B6F">
            <w:pPr>
              <w:jc w:val="center"/>
            </w:pPr>
            <w:r>
              <w:rPr>
                <w:rFonts w:ascii="Calibri" w:hAnsi="Calibri" w:cs="Calibri"/>
                <w:color w:val="000000"/>
              </w:rPr>
              <w:t>26</w:t>
            </w:r>
            <w:r w:rsidR="005D362D">
              <w:rPr>
                <w:rFonts w:ascii="Calibri" w:hAnsi="Calibri" w:cs="Calibri"/>
                <w:color w:val="000000"/>
              </w:rPr>
              <w:t>.0</w:t>
            </w:r>
          </w:p>
        </w:tc>
      </w:tr>
      <w:tr w:rsidR="00746B6F" w14:paraId="73336083" w14:textId="77777777" w:rsidTr="00746B6F">
        <w:trPr>
          <w:trHeight w:val="267"/>
          <w:jc w:val="center"/>
        </w:trPr>
        <w:tc>
          <w:tcPr>
            <w:tcW w:w="1976" w:type="dxa"/>
          </w:tcPr>
          <w:p w14:paraId="10417689" w14:textId="77777777" w:rsidR="00746B6F" w:rsidRPr="005B5DDB" w:rsidRDefault="00746B6F" w:rsidP="00746B6F">
            <w:pPr>
              <w:rPr>
                <w:b/>
                <w:bCs/>
              </w:rPr>
            </w:pPr>
            <w:r w:rsidRPr="005B5DDB">
              <w:rPr>
                <w:b/>
                <w:bCs/>
              </w:rPr>
              <w:t>Reliability</w:t>
            </w:r>
          </w:p>
        </w:tc>
        <w:tc>
          <w:tcPr>
            <w:tcW w:w="908" w:type="dxa"/>
            <w:vAlign w:val="center"/>
          </w:tcPr>
          <w:p w14:paraId="3A6D32CC" w14:textId="30FF5835" w:rsidR="00746B6F" w:rsidRPr="005B5DDB" w:rsidRDefault="00746B6F" w:rsidP="00746B6F">
            <w:pPr>
              <w:jc w:val="center"/>
            </w:pPr>
            <w:r>
              <w:rPr>
                <w:rFonts w:ascii="Calibri" w:hAnsi="Calibri" w:cs="Calibri"/>
                <w:color w:val="000000"/>
              </w:rPr>
              <w:t>30%</w:t>
            </w:r>
          </w:p>
        </w:tc>
        <w:tc>
          <w:tcPr>
            <w:tcW w:w="757" w:type="dxa"/>
            <w:vAlign w:val="center"/>
          </w:tcPr>
          <w:p w14:paraId="0A4296F7" w14:textId="13A17A51" w:rsidR="00746B6F" w:rsidRPr="005B5DDB" w:rsidRDefault="00D27A82" w:rsidP="00746B6F">
            <w:pPr>
              <w:jc w:val="center"/>
            </w:pPr>
            <w:r>
              <w:t>85</w:t>
            </w:r>
          </w:p>
        </w:tc>
        <w:tc>
          <w:tcPr>
            <w:tcW w:w="1026" w:type="dxa"/>
            <w:vAlign w:val="center"/>
          </w:tcPr>
          <w:p w14:paraId="37A62B3E" w14:textId="6323689E" w:rsidR="00746B6F" w:rsidRDefault="00746B6F" w:rsidP="00746B6F">
            <w:pPr>
              <w:jc w:val="center"/>
            </w:pPr>
            <w:r>
              <w:rPr>
                <w:rFonts w:ascii="Calibri" w:hAnsi="Calibri" w:cs="Calibri"/>
                <w:color w:val="000000"/>
              </w:rPr>
              <w:t>2</w:t>
            </w:r>
            <w:r w:rsidR="00D27A82">
              <w:rPr>
                <w:rFonts w:ascii="Calibri" w:hAnsi="Calibri" w:cs="Calibri"/>
                <w:color w:val="000000"/>
              </w:rPr>
              <w:t>5.5</w:t>
            </w:r>
          </w:p>
        </w:tc>
        <w:tc>
          <w:tcPr>
            <w:tcW w:w="764" w:type="dxa"/>
            <w:vAlign w:val="center"/>
          </w:tcPr>
          <w:p w14:paraId="7CD5B51F" w14:textId="78B14F25" w:rsidR="00746B6F" w:rsidRPr="005B5DDB" w:rsidRDefault="00746B6F" w:rsidP="00746B6F">
            <w:pPr>
              <w:jc w:val="center"/>
            </w:pPr>
            <w:r>
              <w:rPr>
                <w:rFonts w:ascii="Calibri" w:hAnsi="Calibri" w:cs="Calibri"/>
                <w:color w:val="000000"/>
              </w:rPr>
              <w:t>85</w:t>
            </w:r>
          </w:p>
        </w:tc>
        <w:tc>
          <w:tcPr>
            <w:tcW w:w="1026" w:type="dxa"/>
            <w:vAlign w:val="center"/>
          </w:tcPr>
          <w:p w14:paraId="2D927108" w14:textId="495C5C50" w:rsidR="00746B6F" w:rsidRDefault="00746B6F" w:rsidP="00746B6F">
            <w:pPr>
              <w:jc w:val="center"/>
            </w:pPr>
            <w:r>
              <w:rPr>
                <w:rFonts w:ascii="Calibri" w:hAnsi="Calibri" w:cs="Calibri"/>
                <w:color w:val="000000"/>
              </w:rPr>
              <w:t>25.5</w:t>
            </w:r>
          </w:p>
        </w:tc>
        <w:tc>
          <w:tcPr>
            <w:tcW w:w="710" w:type="dxa"/>
            <w:vAlign w:val="center"/>
          </w:tcPr>
          <w:p w14:paraId="660702AA" w14:textId="48896676" w:rsidR="00746B6F" w:rsidRPr="005B5DDB" w:rsidRDefault="00746B6F" w:rsidP="00746B6F">
            <w:pPr>
              <w:jc w:val="center"/>
            </w:pPr>
            <w:r>
              <w:rPr>
                <w:rFonts w:ascii="Calibri" w:hAnsi="Calibri" w:cs="Calibri"/>
                <w:color w:val="000000"/>
              </w:rPr>
              <w:t>8</w:t>
            </w:r>
            <w:r w:rsidR="00D27A82">
              <w:rPr>
                <w:rFonts w:ascii="Calibri" w:hAnsi="Calibri" w:cs="Calibri"/>
                <w:color w:val="000000"/>
              </w:rPr>
              <w:t>0</w:t>
            </w:r>
          </w:p>
        </w:tc>
        <w:tc>
          <w:tcPr>
            <w:tcW w:w="1026" w:type="dxa"/>
            <w:vAlign w:val="center"/>
          </w:tcPr>
          <w:p w14:paraId="35FE2DE4" w14:textId="5FA553A6" w:rsidR="00746B6F" w:rsidRDefault="00746B6F" w:rsidP="00746B6F">
            <w:pPr>
              <w:jc w:val="center"/>
            </w:pPr>
            <w:r>
              <w:rPr>
                <w:rFonts w:ascii="Calibri" w:hAnsi="Calibri" w:cs="Calibri"/>
                <w:color w:val="000000"/>
              </w:rPr>
              <w:t>2</w:t>
            </w:r>
            <w:r w:rsidR="00D27A82">
              <w:rPr>
                <w:rFonts w:ascii="Calibri" w:hAnsi="Calibri" w:cs="Calibri"/>
                <w:color w:val="000000"/>
              </w:rPr>
              <w:t>4</w:t>
            </w:r>
            <w:r w:rsidR="005D362D">
              <w:rPr>
                <w:rFonts w:ascii="Calibri" w:hAnsi="Calibri" w:cs="Calibri"/>
                <w:color w:val="000000"/>
              </w:rPr>
              <w:t>.0</w:t>
            </w:r>
          </w:p>
        </w:tc>
      </w:tr>
      <w:tr w:rsidR="00746B6F" w14:paraId="20AACAC2" w14:textId="77777777" w:rsidTr="00746B6F">
        <w:trPr>
          <w:trHeight w:val="281"/>
          <w:jc w:val="center"/>
        </w:trPr>
        <w:tc>
          <w:tcPr>
            <w:tcW w:w="1976" w:type="dxa"/>
          </w:tcPr>
          <w:p w14:paraId="150A75E2" w14:textId="77777777" w:rsidR="00746B6F" w:rsidRPr="005B5DDB" w:rsidRDefault="00746B6F" w:rsidP="00746B6F">
            <w:pPr>
              <w:rPr>
                <w:b/>
                <w:bCs/>
              </w:rPr>
            </w:pPr>
            <w:r>
              <w:rPr>
                <w:b/>
                <w:bCs/>
                <w:kern w:val="0"/>
                <w14:ligatures w14:val="none"/>
              </w:rPr>
              <w:t>Upgradability</w:t>
            </w:r>
          </w:p>
        </w:tc>
        <w:tc>
          <w:tcPr>
            <w:tcW w:w="908" w:type="dxa"/>
            <w:vAlign w:val="center"/>
          </w:tcPr>
          <w:p w14:paraId="4D590EFB" w14:textId="0688D0C1" w:rsidR="00746B6F" w:rsidRPr="005B5DDB" w:rsidRDefault="00746B6F" w:rsidP="00746B6F">
            <w:pPr>
              <w:jc w:val="center"/>
            </w:pPr>
            <w:r>
              <w:rPr>
                <w:rFonts w:ascii="Calibri" w:hAnsi="Calibri" w:cs="Calibri"/>
                <w:color w:val="000000"/>
              </w:rPr>
              <w:t>10%</w:t>
            </w:r>
          </w:p>
        </w:tc>
        <w:tc>
          <w:tcPr>
            <w:tcW w:w="757" w:type="dxa"/>
            <w:vAlign w:val="center"/>
          </w:tcPr>
          <w:p w14:paraId="6CA08FA5" w14:textId="7C4A2955" w:rsidR="00746B6F" w:rsidRPr="005B5DDB" w:rsidRDefault="00746B6F" w:rsidP="00746B6F">
            <w:pPr>
              <w:jc w:val="center"/>
            </w:pPr>
            <w:r>
              <w:rPr>
                <w:rFonts w:ascii="Calibri" w:hAnsi="Calibri" w:cs="Calibri"/>
                <w:color w:val="000000"/>
              </w:rPr>
              <w:t>95</w:t>
            </w:r>
          </w:p>
        </w:tc>
        <w:tc>
          <w:tcPr>
            <w:tcW w:w="1026" w:type="dxa"/>
            <w:vAlign w:val="center"/>
          </w:tcPr>
          <w:p w14:paraId="66B38C53" w14:textId="027A0C00" w:rsidR="00746B6F" w:rsidRDefault="005D362D" w:rsidP="00746B6F">
            <w:pPr>
              <w:jc w:val="center"/>
            </w:pPr>
            <w:r>
              <w:rPr>
                <w:rFonts w:ascii="Calibri" w:hAnsi="Calibri" w:cs="Calibri"/>
                <w:color w:val="000000"/>
              </w:rPr>
              <w:t>0</w:t>
            </w:r>
            <w:r w:rsidR="00746B6F">
              <w:rPr>
                <w:rFonts w:ascii="Calibri" w:hAnsi="Calibri" w:cs="Calibri"/>
                <w:color w:val="000000"/>
              </w:rPr>
              <w:t>9.5</w:t>
            </w:r>
          </w:p>
        </w:tc>
        <w:tc>
          <w:tcPr>
            <w:tcW w:w="764" w:type="dxa"/>
            <w:vAlign w:val="center"/>
          </w:tcPr>
          <w:p w14:paraId="111B2ED6" w14:textId="55714B4B" w:rsidR="00746B6F" w:rsidRPr="005B5DDB" w:rsidRDefault="00746B6F" w:rsidP="00746B6F">
            <w:pPr>
              <w:jc w:val="center"/>
            </w:pPr>
            <w:r>
              <w:rPr>
                <w:rFonts w:ascii="Calibri" w:hAnsi="Calibri" w:cs="Calibri"/>
                <w:color w:val="000000"/>
              </w:rPr>
              <w:t>65</w:t>
            </w:r>
          </w:p>
        </w:tc>
        <w:tc>
          <w:tcPr>
            <w:tcW w:w="1026" w:type="dxa"/>
            <w:vAlign w:val="center"/>
          </w:tcPr>
          <w:p w14:paraId="5AE083AF" w14:textId="042F0FDB" w:rsidR="00746B6F" w:rsidRDefault="005D362D" w:rsidP="00746B6F">
            <w:pPr>
              <w:jc w:val="center"/>
            </w:pPr>
            <w:r>
              <w:rPr>
                <w:rFonts w:ascii="Calibri" w:hAnsi="Calibri" w:cs="Calibri"/>
                <w:color w:val="000000"/>
              </w:rPr>
              <w:t>0</w:t>
            </w:r>
            <w:r w:rsidR="00746B6F">
              <w:rPr>
                <w:rFonts w:ascii="Calibri" w:hAnsi="Calibri" w:cs="Calibri"/>
                <w:color w:val="000000"/>
              </w:rPr>
              <w:t>6.5</w:t>
            </w:r>
          </w:p>
        </w:tc>
        <w:tc>
          <w:tcPr>
            <w:tcW w:w="710" w:type="dxa"/>
            <w:vAlign w:val="center"/>
          </w:tcPr>
          <w:p w14:paraId="7228B666" w14:textId="670A6967" w:rsidR="00746B6F" w:rsidRPr="005B5DDB" w:rsidRDefault="00746B6F" w:rsidP="00746B6F">
            <w:pPr>
              <w:jc w:val="center"/>
            </w:pPr>
            <w:r>
              <w:rPr>
                <w:rFonts w:ascii="Calibri" w:hAnsi="Calibri" w:cs="Calibri"/>
                <w:color w:val="000000"/>
              </w:rPr>
              <w:t>75</w:t>
            </w:r>
          </w:p>
        </w:tc>
        <w:tc>
          <w:tcPr>
            <w:tcW w:w="1026" w:type="dxa"/>
            <w:vAlign w:val="center"/>
          </w:tcPr>
          <w:p w14:paraId="1EEA617D" w14:textId="6486F24D" w:rsidR="00746B6F" w:rsidRDefault="005D362D" w:rsidP="00746B6F">
            <w:pPr>
              <w:jc w:val="center"/>
            </w:pPr>
            <w:r>
              <w:rPr>
                <w:rFonts w:ascii="Calibri" w:hAnsi="Calibri" w:cs="Calibri"/>
                <w:color w:val="000000"/>
              </w:rPr>
              <w:t>0</w:t>
            </w:r>
            <w:r w:rsidR="00746B6F">
              <w:rPr>
                <w:rFonts w:ascii="Calibri" w:hAnsi="Calibri" w:cs="Calibri"/>
                <w:color w:val="000000"/>
              </w:rPr>
              <w:t>7.5</w:t>
            </w:r>
          </w:p>
        </w:tc>
      </w:tr>
      <w:tr w:rsidR="00746B6F" w14:paraId="686EC988" w14:textId="77777777" w:rsidTr="00746B6F">
        <w:trPr>
          <w:trHeight w:val="267"/>
          <w:jc w:val="center"/>
        </w:trPr>
        <w:tc>
          <w:tcPr>
            <w:tcW w:w="1976" w:type="dxa"/>
          </w:tcPr>
          <w:p w14:paraId="53313FDB" w14:textId="0511BC6C" w:rsidR="00746B6F" w:rsidRPr="005B5DDB" w:rsidRDefault="00746B6F" w:rsidP="00746B6F">
            <w:pPr>
              <w:rPr>
                <w:b/>
                <w:bCs/>
              </w:rPr>
            </w:pPr>
            <w:r w:rsidRPr="00833417">
              <w:rPr>
                <w:b/>
              </w:rPr>
              <w:t>Maintainability</w:t>
            </w:r>
          </w:p>
        </w:tc>
        <w:tc>
          <w:tcPr>
            <w:tcW w:w="908" w:type="dxa"/>
            <w:vAlign w:val="center"/>
          </w:tcPr>
          <w:p w14:paraId="236B840F" w14:textId="6E8CA383" w:rsidR="00746B6F" w:rsidRDefault="00746B6F" w:rsidP="00746B6F">
            <w:pPr>
              <w:jc w:val="center"/>
            </w:pPr>
            <w:r>
              <w:rPr>
                <w:rFonts w:ascii="Calibri" w:hAnsi="Calibri" w:cs="Calibri"/>
                <w:color w:val="000000"/>
              </w:rPr>
              <w:t>20%</w:t>
            </w:r>
          </w:p>
        </w:tc>
        <w:tc>
          <w:tcPr>
            <w:tcW w:w="757" w:type="dxa"/>
            <w:vAlign w:val="center"/>
          </w:tcPr>
          <w:p w14:paraId="6EB60292" w14:textId="0C4FAE41" w:rsidR="00746B6F" w:rsidRPr="005B5DDB" w:rsidRDefault="00746B6F" w:rsidP="00746B6F">
            <w:pPr>
              <w:jc w:val="center"/>
            </w:pPr>
            <w:r>
              <w:rPr>
                <w:rFonts w:ascii="Calibri" w:hAnsi="Calibri" w:cs="Calibri"/>
                <w:color w:val="000000"/>
              </w:rPr>
              <w:t>90</w:t>
            </w:r>
          </w:p>
        </w:tc>
        <w:tc>
          <w:tcPr>
            <w:tcW w:w="1026" w:type="dxa"/>
            <w:vAlign w:val="center"/>
          </w:tcPr>
          <w:p w14:paraId="578D940C" w14:textId="640FCBDE" w:rsidR="00746B6F" w:rsidRDefault="00746B6F" w:rsidP="00746B6F">
            <w:pPr>
              <w:jc w:val="center"/>
            </w:pPr>
            <w:r>
              <w:rPr>
                <w:rFonts w:ascii="Calibri" w:hAnsi="Calibri" w:cs="Calibri"/>
                <w:color w:val="000000"/>
              </w:rPr>
              <w:t>18</w:t>
            </w:r>
            <w:r w:rsidR="005D362D">
              <w:rPr>
                <w:rFonts w:ascii="Calibri" w:hAnsi="Calibri" w:cs="Calibri"/>
                <w:color w:val="000000"/>
              </w:rPr>
              <w:t>.0</w:t>
            </w:r>
          </w:p>
        </w:tc>
        <w:tc>
          <w:tcPr>
            <w:tcW w:w="764" w:type="dxa"/>
            <w:vAlign w:val="center"/>
          </w:tcPr>
          <w:p w14:paraId="6D7577AF" w14:textId="10883712" w:rsidR="00746B6F" w:rsidRPr="005B5DDB" w:rsidRDefault="00746B6F" w:rsidP="00746B6F">
            <w:pPr>
              <w:jc w:val="center"/>
            </w:pPr>
            <w:r>
              <w:rPr>
                <w:rFonts w:ascii="Calibri" w:hAnsi="Calibri" w:cs="Calibri"/>
                <w:color w:val="000000"/>
              </w:rPr>
              <w:t>50</w:t>
            </w:r>
          </w:p>
        </w:tc>
        <w:tc>
          <w:tcPr>
            <w:tcW w:w="1026" w:type="dxa"/>
            <w:vAlign w:val="center"/>
          </w:tcPr>
          <w:p w14:paraId="4E7D60EC" w14:textId="7469A24B" w:rsidR="00746B6F" w:rsidRDefault="00746B6F" w:rsidP="00746B6F">
            <w:pPr>
              <w:jc w:val="center"/>
            </w:pPr>
            <w:r>
              <w:rPr>
                <w:rFonts w:ascii="Calibri" w:hAnsi="Calibri" w:cs="Calibri"/>
                <w:color w:val="000000"/>
              </w:rPr>
              <w:t>10</w:t>
            </w:r>
            <w:r w:rsidR="005D362D">
              <w:rPr>
                <w:rFonts w:ascii="Calibri" w:hAnsi="Calibri" w:cs="Calibri"/>
                <w:color w:val="000000"/>
              </w:rPr>
              <w:t>.0</w:t>
            </w:r>
          </w:p>
        </w:tc>
        <w:tc>
          <w:tcPr>
            <w:tcW w:w="710" w:type="dxa"/>
            <w:vAlign w:val="center"/>
          </w:tcPr>
          <w:p w14:paraId="3AFC0A63" w14:textId="5E3CA86B" w:rsidR="00746B6F" w:rsidRPr="005B5DDB" w:rsidRDefault="00746B6F" w:rsidP="00746B6F">
            <w:pPr>
              <w:jc w:val="center"/>
            </w:pPr>
            <w:r>
              <w:rPr>
                <w:rFonts w:ascii="Calibri" w:hAnsi="Calibri" w:cs="Calibri"/>
                <w:color w:val="000000"/>
              </w:rPr>
              <w:t>70</w:t>
            </w:r>
          </w:p>
        </w:tc>
        <w:tc>
          <w:tcPr>
            <w:tcW w:w="1026" w:type="dxa"/>
            <w:vAlign w:val="center"/>
          </w:tcPr>
          <w:p w14:paraId="72274AD5" w14:textId="1408A868" w:rsidR="00746B6F" w:rsidRDefault="00746B6F" w:rsidP="00746B6F">
            <w:pPr>
              <w:jc w:val="center"/>
            </w:pPr>
            <w:r>
              <w:rPr>
                <w:rFonts w:ascii="Calibri" w:hAnsi="Calibri" w:cs="Calibri"/>
                <w:color w:val="000000"/>
              </w:rPr>
              <w:t>14</w:t>
            </w:r>
            <w:r w:rsidR="005D362D">
              <w:rPr>
                <w:rFonts w:ascii="Calibri" w:hAnsi="Calibri" w:cs="Calibri"/>
                <w:color w:val="000000"/>
              </w:rPr>
              <w:t>.0</w:t>
            </w:r>
          </w:p>
        </w:tc>
      </w:tr>
      <w:tr w:rsidR="00746B6F" w14:paraId="306FF28F" w14:textId="77777777" w:rsidTr="00746B6F">
        <w:trPr>
          <w:trHeight w:val="267"/>
          <w:jc w:val="center"/>
        </w:trPr>
        <w:tc>
          <w:tcPr>
            <w:tcW w:w="1976" w:type="dxa"/>
          </w:tcPr>
          <w:p w14:paraId="7D3665DB" w14:textId="77777777" w:rsidR="00746B6F" w:rsidRPr="005B5DDB" w:rsidRDefault="00746B6F" w:rsidP="00746B6F">
            <w:pPr>
              <w:rPr>
                <w:b/>
                <w:bCs/>
              </w:rPr>
            </w:pPr>
            <w:r w:rsidRPr="005B5DDB">
              <w:rPr>
                <w:b/>
                <w:bCs/>
              </w:rPr>
              <w:t>Total</w:t>
            </w:r>
          </w:p>
        </w:tc>
        <w:tc>
          <w:tcPr>
            <w:tcW w:w="908" w:type="dxa"/>
            <w:vAlign w:val="center"/>
          </w:tcPr>
          <w:p w14:paraId="2AEE81A3" w14:textId="3F925E4F" w:rsidR="00746B6F" w:rsidRPr="005B5DDB" w:rsidRDefault="00746B6F" w:rsidP="00746B6F">
            <w:pPr>
              <w:jc w:val="center"/>
            </w:pPr>
          </w:p>
        </w:tc>
        <w:tc>
          <w:tcPr>
            <w:tcW w:w="757" w:type="dxa"/>
            <w:vAlign w:val="center"/>
          </w:tcPr>
          <w:p w14:paraId="1AF02674" w14:textId="02BDA0D0" w:rsidR="00746B6F" w:rsidRPr="005B5DDB" w:rsidRDefault="00746B6F" w:rsidP="00746B6F">
            <w:pPr>
              <w:jc w:val="center"/>
            </w:pPr>
            <w:r>
              <w:rPr>
                <w:rFonts w:ascii="Calibri" w:hAnsi="Calibri" w:cs="Calibri"/>
                <w:color w:val="000000"/>
              </w:rPr>
              <w:t> </w:t>
            </w:r>
          </w:p>
        </w:tc>
        <w:tc>
          <w:tcPr>
            <w:tcW w:w="1026" w:type="dxa"/>
            <w:vAlign w:val="center"/>
          </w:tcPr>
          <w:p w14:paraId="09FFFA9F" w14:textId="128C9DD2" w:rsidR="00746B6F" w:rsidRDefault="00746B6F" w:rsidP="00746B6F">
            <w:pPr>
              <w:jc w:val="center"/>
            </w:pPr>
            <w:r>
              <w:rPr>
                <w:rFonts w:ascii="Calibri" w:hAnsi="Calibri" w:cs="Calibri"/>
                <w:color w:val="000000"/>
              </w:rPr>
              <w:t>8</w:t>
            </w:r>
            <w:r w:rsidR="002C730F">
              <w:rPr>
                <w:rFonts w:ascii="Calibri" w:hAnsi="Calibri" w:cs="Calibri"/>
                <w:color w:val="000000"/>
              </w:rPr>
              <w:t>9.0</w:t>
            </w:r>
            <w:r w:rsidR="00BD544B">
              <w:rPr>
                <w:rFonts w:ascii="Calibri" w:hAnsi="Calibri" w:cs="Calibri"/>
                <w:color w:val="000000"/>
              </w:rPr>
              <w:t>%</w:t>
            </w:r>
          </w:p>
        </w:tc>
        <w:tc>
          <w:tcPr>
            <w:tcW w:w="764" w:type="dxa"/>
            <w:vAlign w:val="center"/>
          </w:tcPr>
          <w:p w14:paraId="3C3E6E5E" w14:textId="4D9073C6" w:rsidR="00746B6F" w:rsidRPr="005B5DDB" w:rsidRDefault="00746B6F" w:rsidP="00746B6F">
            <w:pPr>
              <w:jc w:val="center"/>
            </w:pPr>
            <w:r>
              <w:rPr>
                <w:rFonts w:ascii="Calibri" w:hAnsi="Calibri" w:cs="Calibri"/>
                <w:color w:val="000000"/>
              </w:rPr>
              <w:t> </w:t>
            </w:r>
          </w:p>
        </w:tc>
        <w:tc>
          <w:tcPr>
            <w:tcW w:w="1026" w:type="dxa"/>
            <w:vAlign w:val="center"/>
          </w:tcPr>
          <w:p w14:paraId="421CE65D" w14:textId="21B5F83B" w:rsidR="00746B6F" w:rsidRDefault="00746B6F" w:rsidP="00746B6F">
            <w:pPr>
              <w:jc w:val="center"/>
            </w:pPr>
            <w:r>
              <w:rPr>
                <w:rFonts w:ascii="Calibri" w:hAnsi="Calibri" w:cs="Calibri"/>
                <w:color w:val="000000"/>
              </w:rPr>
              <w:t>66</w:t>
            </w:r>
            <w:r w:rsidR="005D362D">
              <w:rPr>
                <w:rFonts w:ascii="Calibri" w:hAnsi="Calibri" w:cs="Calibri"/>
                <w:color w:val="000000"/>
              </w:rPr>
              <w:t>.0</w:t>
            </w:r>
            <w:r w:rsidR="00BD544B">
              <w:rPr>
                <w:rFonts w:ascii="Calibri" w:hAnsi="Calibri" w:cs="Calibri"/>
                <w:color w:val="000000"/>
              </w:rPr>
              <w:t>%</w:t>
            </w:r>
          </w:p>
        </w:tc>
        <w:tc>
          <w:tcPr>
            <w:tcW w:w="710" w:type="dxa"/>
            <w:vAlign w:val="center"/>
          </w:tcPr>
          <w:p w14:paraId="69BE4BEF" w14:textId="508051A9" w:rsidR="00746B6F" w:rsidRPr="005B5DDB" w:rsidRDefault="00746B6F" w:rsidP="00746B6F">
            <w:pPr>
              <w:jc w:val="center"/>
            </w:pPr>
            <w:r>
              <w:rPr>
                <w:rFonts w:ascii="Calibri" w:hAnsi="Calibri" w:cs="Calibri"/>
                <w:color w:val="000000"/>
              </w:rPr>
              <w:t> </w:t>
            </w:r>
          </w:p>
        </w:tc>
        <w:tc>
          <w:tcPr>
            <w:tcW w:w="1026" w:type="dxa"/>
            <w:vAlign w:val="center"/>
          </w:tcPr>
          <w:p w14:paraId="4473FAF9" w14:textId="17E5B980" w:rsidR="00746B6F" w:rsidRDefault="00746B6F" w:rsidP="00746B6F">
            <w:pPr>
              <w:jc w:val="center"/>
            </w:pPr>
            <w:r>
              <w:rPr>
                <w:rFonts w:ascii="Calibri" w:hAnsi="Calibri" w:cs="Calibri"/>
                <w:color w:val="000000"/>
              </w:rPr>
              <w:t>7</w:t>
            </w:r>
            <w:r w:rsidR="008D6921">
              <w:rPr>
                <w:rFonts w:ascii="Calibri" w:hAnsi="Calibri" w:cs="Calibri"/>
                <w:color w:val="000000"/>
              </w:rPr>
              <w:t>1.5%</w:t>
            </w:r>
          </w:p>
        </w:tc>
      </w:tr>
    </w:tbl>
    <w:p w14:paraId="0E11B9CF" w14:textId="77777777" w:rsidR="00E1390E" w:rsidRDefault="00E1390E" w:rsidP="00EA5106">
      <w:pPr>
        <w:ind w:firstLine="720"/>
        <w:jc w:val="both"/>
      </w:pPr>
    </w:p>
    <w:p w14:paraId="4B395D14" w14:textId="158E45A0" w:rsidR="00C8698A" w:rsidRDefault="008C743D" w:rsidP="00EA5106">
      <w:pPr>
        <w:ind w:firstLine="720"/>
        <w:jc w:val="both"/>
      </w:pPr>
      <w:r>
        <w:t xml:space="preserve">Design </w:t>
      </w:r>
      <w:r w:rsidR="00B60229">
        <w:t>2</w:t>
      </w:r>
      <w:r w:rsidR="00611BDA">
        <w:t xml:space="preserve"> and 3</w:t>
      </w:r>
      <w:r>
        <w:t xml:space="preserve"> has potentially the lowest cost</w:t>
      </w:r>
      <w:r w:rsidR="00B60229">
        <w:t xml:space="preserve"> per device as </w:t>
      </w:r>
      <w:r w:rsidR="00F8264D">
        <w:t>it will cost less to</w:t>
      </w:r>
      <w:r w:rsidR="00942F52">
        <w:t xml:space="preserve"> </w:t>
      </w:r>
      <w:r w:rsidR="00C67EAF">
        <w:t xml:space="preserve">produce </w:t>
      </w:r>
      <w:r w:rsidR="00EF5211">
        <w:t>the</w:t>
      </w:r>
      <w:r w:rsidR="00C67EAF">
        <w:t xml:space="preserve"> </w:t>
      </w:r>
      <w:r w:rsidR="005E2EC1">
        <w:t>device,</w:t>
      </w:r>
      <w:r w:rsidR="00C67EAF">
        <w:t xml:space="preserve"> but </w:t>
      </w:r>
      <w:r w:rsidR="00036FC7">
        <w:t xml:space="preserve">it will be much </w:t>
      </w:r>
      <w:r w:rsidR="00147590">
        <w:t>more expensive</w:t>
      </w:r>
      <w:r w:rsidR="00036FC7">
        <w:t xml:space="preserve"> </w:t>
      </w:r>
      <w:r w:rsidR="004C4042">
        <w:t xml:space="preserve">to </w:t>
      </w:r>
      <w:r w:rsidR="00782176">
        <w:t xml:space="preserve">cover </w:t>
      </w:r>
      <w:r w:rsidR="00BF22FB">
        <w:t xml:space="preserve">even a small </w:t>
      </w:r>
      <w:r w:rsidR="00682154">
        <w:t xml:space="preserve">area </w:t>
      </w:r>
      <w:r w:rsidR="00EF5211">
        <w:t>since</w:t>
      </w:r>
      <w:r w:rsidR="00774E7B">
        <w:t xml:space="preserve"> it </w:t>
      </w:r>
      <w:r w:rsidR="00EF5211">
        <w:t xml:space="preserve">will </w:t>
      </w:r>
      <w:r w:rsidR="00774E7B">
        <w:t xml:space="preserve">need a device for </w:t>
      </w:r>
      <w:r w:rsidR="00F52FFC">
        <w:t>every</w:t>
      </w:r>
      <w:r w:rsidR="00B252AE">
        <w:t xml:space="preserve"> house</w:t>
      </w:r>
      <w:r w:rsidR="00C8698A">
        <w:t>.</w:t>
      </w:r>
    </w:p>
    <w:p w14:paraId="018738C8" w14:textId="1ED9545F" w:rsidR="00EA5106" w:rsidRDefault="00C8698A" w:rsidP="00EA5106">
      <w:pPr>
        <w:ind w:firstLine="720"/>
        <w:jc w:val="both"/>
      </w:pPr>
      <w:r>
        <w:t xml:space="preserve">All the </w:t>
      </w:r>
      <w:r w:rsidR="00EA5106">
        <w:t>designs</w:t>
      </w:r>
      <w:r w:rsidR="009F71BE">
        <w:t xml:space="preserve"> </w:t>
      </w:r>
      <w:r w:rsidR="00B7549C">
        <w:t>assumed</w:t>
      </w:r>
      <w:r w:rsidR="00135867">
        <w:t xml:space="preserve"> to</w:t>
      </w:r>
      <w:r w:rsidR="00EA5106">
        <w:t xml:space="preserve"> have </w:t>
      </w:r>
      <w:r w:rsidR="003972AE">
        <w:t>good</w:t>
      </w:r>
      <w:r w:rsidR="00EA5106">
        <w:t xml:space="preserve"> </w:t>
      </w:r>
      <w:r w:rsidR="005753DC">
        <w:t xml:space="preserve">reliability </w:t>
      </w:r>
      <w:r w:rsidR="00AA3DCE">
        <w:t xml:space="preserve">based on the </w:t>
      </w:r>
      <w:r w:rsidR="004E0ACC">
        <w:t>discu</w:t>
      </w:r>
      <w:r w:rsidR="004129C2">
        <w:t xml:space="preserve">ssion </w:t>
      </w:r>
      <w:r w:rsidR="000B448F">
        <w:t xml:space="preserve">on the first paragraph, </w:t>
      </w:r>
      <w:r w:rsidR="00C36795">
        <w:t xml:space="preserve">Design 1 and 2 </w:t>
      </w:r>
      <w:r w:rsidR="00374357">
        <w:t xml:space="preserve">are assumed to have </w:t>
      </w:r>
      <w:r w:rsidR="009C1748">
        <w:t xml:space="preserve">a </w:t>
      </w:r>
      <w:r w:rsidR="00C21BE4">
        <w:t>slightly</w:t>
      </w:r>
      <w:r w:rsidR="009C1748">
        <w:t xml:space="preserve"> </w:t>
      </w:r>
      <w:r w:rsidR="005D4AE2">
        <w:t>better reliability</w:t>
      </w:r>
      <w:r w:rsidR="00483E4D">
        <w:t xml:space="preserve"> since they </w:t>
      </w:r>
      <w:r w:rsidR="007955F3">
        <w:t xml:space="preserve">will be </w:t>
      </w:r>
      <w:r w:rsidR="00035520">
        <w:t xml:space="preserve">much more data </w:t>
      </w:r>
      <w:r w:rsidR="000D57CE">
        <w:t>collected f</w:t>
      </w:r>
      <w:r w:rsidR="00611173">
        <w:t>ro</w:t>
      </w:r>
      <w:r w:rsidR="000D57CE">
        <w:t>m each area.</w:t>
      </w:r>
    </w:p>
    <w:p w14:paraId="04CB4ADE" w14:textId="56038918" w:rsidR="003F5A1F" w:rsidRDefault="00544AB6" w:rsidP="00EA5106">
      <w:pPr>
        <w:ind w:firstLine="720"/>
        <w:jc w:val="both"/>
      </w:pPr>
      <w:r>
        <w:t xml:space="preserve">Design </w:t>
      </w:r>
      <w:r w:rsidR="005C2DAB">
        <w:t>2</w:t>
      </w:r>
      <w:r>
        <w:t xml:space="preserve"> and </w:t>
      </w:r>
      <w:r w:rsidR="005C2DAB">
        <w:t>3</w:t>
      </w:r>
      <w:r>
        <w:t xml:space="preserve"> </w:t>
      </w:r>
      <w:r w:rsidR="00A50822">
        <w:t xml:space="preserve">can be </w:t>
      </w:r>
      <w:r w:rsidR="00CA4E65">
        <w:t>physically</w:t>
      </w:r>
      <w:r w:rsidR="002A77F7">
        <w:t xml:space="preserve"> </w:t>
      </w:r>
      <w:r w:rsidR="00CA4E65">
        <w:t>designed</w:t>
      </w:r>
      <w:r w:rsidR="009623D5">
        <w:t xml:space="preserve"> to be upgradable</w:t>
      </w:r>
      <w:r w:rsidR="00CC42E7">
        <w:t xml:space="preserve"> (extendable) </w:t>
      </w:r>
      <w:r w:rsidR="009623D5">
        <w:t xml:space="preserve">but they will not be </w:t>
      </w:r>
      <w:r w:rsidR="00632EFC">
        <w:t xml:space="preserve">as easy and </w:t>
      </w:r>
      <w:r w:rsidR="007F3F17">
        <w:t>efficient</w:t>
      </w:r>
      <w:r w:rsidR="00632EFC">
        <w:t xml:space="preserve"> as Design </w:t>
      </w:r>
      <w:r w:rsidR="00501886">
        <w:t xml:space="preserve">1, </w:t>
      </w:r>
      <w:r w:rsidR="00B4391E">
        <w:t xml:space="preserve">the </w:t>
      </w:r>
      <w:r w:rsidR="001809DB">
        <w:t>upgrading</w:t>
      </w:r>
      <w:r w:rsidR="00B4391E">
        <w:t xml:space="preserve"> of</w:t>
      </w:r>
      <w:r w:rsidR="001809DB">
        <w:t xml:space="preserve"> </w:t>
      </w:r>
      <w:r w:rsidR="00AE5010">
        <w:t xml:space="preserve">Design 1 </w:t>
      </w:r>
      <w:r w:rsidR="00FE59D8">
        <w:t xml:space="preserve">can be </w:t>
      </w:r>
      <w:r w:rsidR="00770339">
        <w:t xml:space="preserve">as simple as placing the sensor in </w:t>
      </w:r>
      <w:r w:rsidR="005F2A93">
        <w:t>its</w:t>
      </w:r>
      <w:r w:rsidR="007E15B7">
        <w:t xml:space="preserve"> location</w:t>
      </w:r>
      <w:r w:rsidR="006E23C8">
        <w:t xml:space="preserve"> and the system will</w:t>
      </w:r>
      <w:r w:rsidR="00AE29E0">
        <w:t xml:space="preserve"> recognize and initiate the connection</w:t>
      </w:r>
      <w:r w:rsidR="00295CDA">
        <w:t xml:space="preserve"> </w:t>
      </w:r>
      <w:r w:rsidR="00AF2086">
        <w:t xml:space="preserve">with no </w:t>
      </w:r>
      <w:r w:rsidR="00013AD0">
        <w:t xml:space="preserve">need for </w:t>
      </w:r>
      <w:r w:rsidR="003E6EF2">
        <w:t>professions hand.</w:t>
      </w:r>
    </w:p>
    <w:p w14:paraId="7E9D2B8F" w14:textId="01270131" w:rsidR="00E1390E" w:rsidRDefault="00F80A71" w:rsidP="00E1390E">
      <w:pPr>
        <w:ind w:firstLine="720"/>
        <w:jc w:val="both"/>
      </w:pPr>
      <w:r>
        <w:t xml:space="preserve">Design </w:t>
      </w:r>
      <w:r w:rsidR="00926905">
        <w:t>1</w:t>
      </w:r>
      <w:r w:rsidR="003F2C40">
        <w:t>, due to the separate sensor modules, will probably be the</w:t>
      </w:r>
      <w:r w:rsidR="009239AA">
        <w:t xml:space="preserve"> most straightforward</w:t>
      </w:r>
      <w:r w:rsidR="003650F7">
        <w:t xml:space="preserve"> to </w:t>
      </w:r>
      <w:r w:rsidR="0043380B">
        <w:t xml:space="preserve">maintain as well. </w:t>
      </w:r>
      <w:r w:rsidR="00957111">
        <w:t>The design allows for easy removal of sensors, or simply easy access.</w:t>
      </w:r>
      <w:r w:rsidR="00096110">
        <w:t xml:space="preserve"> If one sensor gets damaged, it is likely that the other sensors will be fine.</w:t>
      </w:r>
      <w:r w:rsidR="00957111">
        <w:t xml:space="preserve"> </w:t>
      </w:r>
      <w:r w:rsidR="002B190C">
        <w:t xml:space="preserve">Designs 2 and 3, while they allow for removal and maintenance, </w:t>
      </w:r>
      <w:r w:rsidR="00843164">
        <w:t xml:space="preserve">they make it hard to work on just one sensor and </w:t>
      </w:r>
      <w:r w:rsidR="00B94319">
        <w:t>due to the design, if one sensor gets damaged</w:t>
      </w:r>
      <w:r w:rsidR="00DE4171">
        <w:t>, it may affect the rest of the sensors as well.</w:t>
      </w:r>
    </w:p>
    <w:p w14:paraId="5D1F004F" w14:textId="4719A0DE" w:rsidR="00DE4171" w:rsidRDefault="00DE4171" w:rsidP="00E1390E">
      <w:pPr>
        <w:ind w:firstLine="720"/>
        <w:jc w:val="both"/>
      </w:pPr>
      <w:r>
        <w:t xml:space="preserve">Due to all these factors, Design 1 has proven to be the best </w:t>
      </w:r>
      <w:r w:rsidR="00CF6FF1">
        <w:t xml:space="preserve">choice for </w:t>
      </w:r>
      <w:r w:rsidR="002330AE">
        <w:t>the NYSDEC’s</w:t>
      </w:r>
      <w:r w:rsidR="00D01D42">
        <w:t xml:space="preserve"> pr</w:t>
      </w:r>
      <w:r w:rsidR="003F4286">
        <w:t xml:space="preserve">oblem. </w:t>
      </w:r>
      <w:r w:rsidR="00FB0BC5">
        <w:t>It will be the most cost</w:t>
      </w:r>
      <w:r w:rsidR="003A6705">
        <w:t>-effective and allows for the option o</w:t>
      </w:r>
      <w:r w:rsidR="001E0DDC">
        <w:t>f consumer purchases</w:t>
      </w:r>
      <w:r w:rsidR="002C5DAA">
        <w:t>. It will be the easiest to maintain, upgrade, and repair</w:t>
      </w:r>
      <w:r w:rsidR="00761D7E">
        <w:t>.</w:t>
      </w:r>
      <w:r w:rsidR="00A90C7B">
        <w:t xml:space="preserve"> </w:t>
      </w:r>
      <w:r w:rsidR="0033129B">
        <w:t>It will also allow for each sensor to be placed in an environment that best suits it</w:t>
      </w:r>
      <w:r w:rsidR="00336A75">
        <w:t xml:space="preserve">, making it </w:t>
      </w:r>
      <w:r w:rsidR="008D6921">
        <w:t xml:space="preserve">one of the most reliable. </w:t>
      </w:r>
    </w:p>
    <w:p w14:paraId="4DE01D8E" w14:textId="77777777" w:rsidR="00A12A7B" w:rsidRDefault="00A12A7B">
      <w:pPr>
        <w:rPr>
          <w:b/>
          <w:bCs/>
        </w:rPr>
      </w:pPr>
      <w:r>
        <w:rPr>
          <w:b/>
          <w:bCs/>
        </w:rPr>
        <w:br w:type="page"/>
      </w:r>
    </w:p>
    <w:p w14:paraId="528C1F90" w14:textId="433C628A" w:rsidR="00F5353F" w:rsidRPr="00F5353F" w:rsidRDefault="00F5353F" w:rsidP="00E1390E">
      <w:pPr>
        <w:jc w:val="both"/>
        <w:rPr>
          <w:b/>
          <w:bCs/>
        </w:rPr>
      </w:pPr>
      <w:r w:rsidRPr="00F5353F">
        <w:rPr>
          <w:b/>
          <w:bCs/>
        </w:rPr>
        <w:lastRenderedPageBreak/>
        <w:t>b. Black Box Diagram</w:t>
      </w:r>
    </w:p>
    <w:p w14:paraId="5B0E594E" w14:textId="5E13ED0E" w:rsidR="005F7646" w:rsidRPr="00511D43" w:rsidRDefault="00F77DC6" w:rsidP="00F5353F">
      <w:r w:rsidRPr="00511D43">
        <w:t>The</w:t>
      </w:r>
      <w:r w:rsidRPr="000731BE">
        <w:t xml:space="preserve"> </w:t>
      </w:r>
      <w:r w:rsidR="00ED6A3A" w:rsidRPr="000731BE">
        <w:rPr>
          <w:i/>
        </w:rPr>
        <w:t>S</w:t>
      </w:r>
      <w:r w:rsidRPr="000731BE">
        <w:rPr>
          <w:i/>
        </w:rPr>
        <w:t>ensors</w:t>
      </w:r>
      <w:r w:rsidRPr="00511D43">
        <w:t xml:space="preserve"> </w:t>
      </w:r>
      <w:r w:rsidR="006225FA" w:rsidRPr="00511D43">
        <w:t xml:space="preserve">collect and take </w:t>
      </w:r>
      <w:r w:rsidR="00082D1B" w:rsidRPr="00511D43">
        <w:t>measurements</w:t>
      </w:r>
      <w:r w:rsidR="00806560" w:rsidRPr="00511D43">
        <w:t xml:space="preserve"> from the surrounding </w:t>
      </w:r>
      <w:r w:rsidR="00880BA1" w:rsidRPr="00511D43">
        <w:t>area</w:t>
      </w:r>
      <w:r w:rsidR="008F4F6A" w:rsidRPr="00511D43">
        <w:t xml:space="preserve">, </w:t>
      </w:r>
      <w:r w:rsidR="006B24D8" w:rsidRPr="00511D43">
        <w:t xml:space="preserve">while </w:t>
      </w:r>
      <w:r w:rsidR="008F2F87" w:rsidRPr="00511D43">
        <w:t>t</w:t>
      </w:r>
      <w:r w:rsidR="005F7646" w:rsidRPr="00511D43">
        <w:t xml:space="preserve">he </w:t>
      </w:r>
      <w:r w:rsidR="005F7646" w:rsidRPr="000731BE">
        <w:rPr>
          <w:i/>
        </w:rPr>
        <w:t>User Sel</w:t>
      </w:r>
      <w:r w:rsidR="00797BC7" w:rsidRPr="000731BE">
        <w:rPr>
          <w:i/>
        </w:rPr>
        <w:t>ections</w:t>
      </w:r>
      <w:r w:rsidR="00797BC7" w:rsidRPr="00511D43">
        <w:t xml:space="preserve"> </w:t>
      </w:r>
      <w:r w:rsidR="004676B6">
        <w:t xml:space="preserve">are the </w:t>
      </w:r>
      <w:r w:rsidR="00BD2AF1">
        <w:t>options</w:t>
      </w:r>
      <w:r w:rsidR="003277AF">
        <w:t xml:space="preserve"> made by the user on</w:t>
      </w:r>
      <w:r w:rsidR="00D06D28">
        <w:t xml:space="preserve"> </w:t>
      </w:r>
      <w:r w:rsidR="00904A53">
        <w:t>the type and the way to show</w:t>
      </w:r>
      <w:r w:rsidR="00253A96">
        <w:t xml:space="preserve"> the collected data</w:t>
      </w:r>
      <w:r w:rsidR="0066208E">
        <w:t xml:space="preserve"> to the monitor</w:t>
      </w:r>
      <w:r w:rsidR="002060F3">
        <w:t>,</w:t>
      </w:r>
      <w:r w:rsidR="0066208E">
        <w:t xml:space="preserve"> </w:t>
      </w:r>
      <w:r w:rsidR="00541ABB">
        <w:t>as w</w:t>
      </w:r>
      <w:r w:rsidR="008420DC">
        <w:t>e</w:t>
      </w:r>
      <w:r w:rsidR="00541ABB">
        <w:t xml:space="preserve">ll </w:t>
      </w:r>
      <w:r w:rsidR="002B1B0E">
        <w:t xml:space="preserve">as </w:t>
      </w:r>
      <w:r w:rsidR="008420DC">
        <w:t>selecting</w:t>
      </w:r>
      <w:r w:rsidR="0066208E">
        <w:t xml:space="preserve"> the format</w:t>
      </w:r>
      <w:r w:rsidR="00190DE9">
        <w:t>, the area</w:t>
      </w:r>
      <w:r w:rsidR="002536EF">
        <w:t>,</w:t>
      </w:r>
      <w:r w:rsidR="00190DE9">
        <w:t xml:space="preserve"> and the period to </w:t>
      </w:r>
      <w:r w:rsidR="00F843E2">
        <w:t xml:space="preserve">export </w:t>
      </w:r>
      <w:r w:rsidR="007B0E08">
        <w:t>the data.</w:t>
      </w:r>
      <w:r w:rsidR="004C7AD9" w:rsidRPr="00511D43">
        <w:t xml:space="preserve"> </w:t>
      </w:r>
      <w:r w:rsidR="00BD7177" w:rsidRPr="000731BE">
        <w:rPr>
          <w:i/>
        </w:rPr>
        <w:t>Climatic data</w:t>
      </w:r>
      <w:r w:rsidR="00BD7177">
        <w:t xml:space="preserve"> are the data </w:t>
      </w:r>
      <w:r w:rsidR="002C4FE6">
        <w:t xml:space="preserve">displayed </w:t>
      </w:r>
      <w:r w:rsidR="00F34327">
        <w:t>to the mo</w:t>
      </w:r>
      <w:r w:rsidR="000E53E1">
        <w:t xml:space="preserve">nitor or exported </w:t>
      </w:r>
      <w:r w:rsidR="00EC0755">
        <w:t xml:space="preserve">in a certain format </w:t>
      </w:r>
      <w:r w:rsidR="00CA25B6">
        <w:t xml:space="preserve">as </w:t>
      </w:r>
      <w:r w:rsidR="00E1337E">
        <w:t>specified by the user.</w:t>
      </w:r>
    </w:p>
    <w:p w14:paraId="0740AB82" w14:textId="2C0404E4" w:rsidR="009A705A" w:rsidRDefault="00CF55D9" w:rsidP="009A705A">
      <w:pPr>
        <w:keepNext/>
        <w:jc w:val="center"/>
      </w:pPr>
      <w:r>
        <w:rPr>
          <w:noProof/>
          <w:color w:val="FF0000"/>
        </w:rPr>
        <w:drawing>
          <wp:inline distT="0" distB="0" distL="0" distR="0" wp14:anchorId="12D90DD3" wp14:editId="5E3C2F2D">
            <wp:extent cx="5943600" cy="2722245"/>
            <wp:effectExtent l="95250" t="19050" r="381000" b="382905"/>
            <wp:docPr id="303024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22245"/>
                    </a:xfrm>
                    <a:prstGeom prst="rect">
                      <a:avLst/>
                    </a:prstGeom>
                    <a:solidFill>
                      <a:srgbClr val="000000">
                        <a:shade val="95000"/>
                      </a:srgbClr>
                    </a:solidFill>
                    <a:ln w="9525"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D9D88FC" w14:textId="78EC6951" w:rsidR="00610D95" w:rsidRPr="00550273" w:rsidRDefault="009A705A" w:rsidP="009A705A">
      <w:pPr>
        <w:pStyle w:val="Caption"/>
        <w:jc w:val="center"/>
        <w:rPr>
          <w:color w:val="FF0000"/>
        </w:rPr>
      </w:pPr>
      <w:r>
        <w:t xml:space="preserve">Figure </w:t>
      </w:r>
      <w:r w:rsidR="00325EB4">
        <w:t>5</w:t>
      </w:r>
      <w:r>
        <w:t>: B</w:t>
      </w:r>
      <w:r w:rsidR="00223233">
        <w:t>l</w:t>
      </w:r>
      <w:r>
        <w:t xml:space="preserve">ack Box </w:t>
      </w:r>
      <w:r w:rsidR="00223233">
        <w:t>Diagram</w:t>
      </w:r>
      <w:r>
        <w:t>, showing the inputs and the outputs of the system.</w:t>
      </w:r>
    </w:p>
    <w:p w14:paraId="072C6A13" w14:textId="73B00380" w:rsidR="003B11F6" w:rsidRDefault="003B11F6">
      <w:pPr>
        <w:rPr>
          <w:b/>
          <w:bCs/>
        </w:rPr>
      </w:pPr>
      <w:r>
        <w:rPr>
          <w:b/>
          <w:bCs/>
        </w:rPr>
        <w:br w:type="page"/>
      </w:r>
    </w:p>
    <w:p w14:paraId="775710C2" w14:textId="335CB8DB" w:rsidR="00F5353F" w:rsidRPr="00F5353F" w:rsidRDefault="00F5353F" w:rsidP="00F5353F">
      <w:pPr>
        <w:rPr>
          <w:b/>
          <w:bCs/>
        </w:rPr>
      </w:pPr>
      <w:r w:rsidRPr="00F5353F">
        <w:rPr>
          <w:b/>
          <w:bCs/>
        </w:rPr>
        <w:lastRenderedPageBreak/>
        <w:t>c. Logical Design</w:t>
      </w:r>
    </w:p>
    <w:p w14:paraId="50F7192B" w14:textId="6C2154AD" w:rsidR="00280F47" w:rsidRDefault="00B47E91" w:rsidP="006203F1">
      <w:pPr>
        <w:jc w:val="both"/>
      </w:pPr>
      <w:r w:rsidRPr="00B47E91">
        <w:t xml:space="preserve">The system </w:t>
      </w:r>
      <w:r w:rsidR="008014BE">
        <w:t>is a network o</w:t>
      </w:r>
      <w:r w:rsidR="009E6E75">
        <w:t xml:space="preserve">f devices that collect </w:t>
      </w:r>
      <w:r w:rsidR="00826372">
        <w:t xml:space="preserve">climatic </w:t>
      </w:r>
      <w:r w:rsidR="009E6E75">
        <w:t xml:space="preserve">data </w:t>
      </w:r>
      <w:r w:rsidR="00D359DF">
        <w:t>around</w:t>
      </w:r>
      <w:r w:rsidR="00ED0443">
        <w:t xml:space="preserve"> New York State and </w:t>
      </w:r>
      <w:r w:rsidR="001D4E97">
        <w:t xml:space="preserve">upload it to the </w:t>
      </w:r>
      <w:r w:rsidR="00A85D22">
        <w:t>DEC server</w:t>
      </w:r>
      <w:r w:rsidR="00223233">
        <w:t>. Each</w:t>
      </w:r>
      <w:r w:rsidR="00581BFE">
        <w:t xml:space="preserve"> device has a small network of </w:t>
      </w:r>
      <w:r w:rsidR="00F84F69">
        <w:t xml:space="preserve">sensors </w:t>
      </w:r>
      <w:r w:rsidR="00785D18">
        <w:t>(as shown in Figure 6)</w:t>
      </w:r>
      <w:r w:rsidR="000D0586">
        <w:t xml:space="preserve"> </w:t>
      </w:r>
      <w:r w:rsidR="00E7519C">
        <w:t xml:space="preserve">that are </w:t>
      </w:r>
      <w:r w:rsidR="00786C60">
        <w:t>specified</w:t>
      </w:r>
      <w:r w:rsidR="00E7519C">
        <w:t xml:space="preserve"> and d</w:t>
      </w:r>
      <w:r w:rsidR="00373897">
        <w:t>istrib</w:t>
      </w:r>
      <w:r w:rsidR="00E7519C">
        <w:t xml:space="preserve">uted </w:t>
      </w:r>
      <w:r w:rsidR="00AE0853">
        <w:t>based on research</w:t>
      </w:r>
      <w:r w:rsidR="00785D18">
        <w:t xml:space="preserve"> conducted by the NYSDEC</w:t>
      </w:r>
      <w:r w:rsidR="0073369C">
        <w:t xml:space="preserve">. </w:t>
      </w:r>
      <w:r w:rsidR="004A0D79">
        <w:t>M</w:t>
      </w:r>
      <w:r w:rsidR="008B659C">
        <w:t>aintenance worker</w:t>
      </w:r>
      <w:r w:rsidR="00785D18">
        <w:t>s</w:t>
      </w:r>
      <w:r w:rsidR="008B659C">
        <w:t xml:space="preserve"> would be able </w:t>
      </w:r>
      <w:r w:rsidR="002A53A9">
        <w:t xml:space="preserve">connect to the main device module </w:t>
      </w:r>
      <w:r w:rsidR="00647C70">
        <w:t>to</w:t>
      </w:r>
      <w:r w:rsidR="002A53A9">
        <w:t xml:space="preserve"> read specific data</w:t>
      </w:r>
      <w:r w:rsidR="000A6B22">
        <w:t xml:space="preserve"> or</w:t>
      </w:r>
      <w:r w:rsidR="002A53A9">
        <w:t xml:space="preserve"> </w:t>
      </w:r>
      <w:r w:rsidR="00402C99">
        <w:t>determine the state of</w:t>
      </w:r>
      <w:r w:rsidR="00465B81">
        <w:t xml:space="preserve"> </w:t>
      </w:r>
      <w:r w:rsidR="00785D18">
        <w:t>the various</w:t>
      </w:r>
      <w:r w:rsidR="00465B81">
        <w:t xml:space="preserve"> sensors connected t</w:t>
      </w:r>
      <w:r w:rsidR="00AD69D5">
        <w:t xml:space="preserve">o </w:t>
      </w:r>
      <w:r w:rsidR="00A47590">
        <w:t>it.</w:t>
      </w:r>
    </w:p>
    <w:p w14:paraId="7EB18E66" w14:textId="3E16CFD9" w:rsidR="00004C68" w:rsidRDefault="00C134BA" w:rsidP="00B81233">
      <w:pPr>
        <w:keepNext/>
        <w:jc w:val="center"/>
      </w:pPr>
      <w:r>
        <w:rPr>
          <w:noProof/>
        </w:rPr>
        <mc:AlternateContent>
          <mc:Choice Requires="wps">
            <w:drawing>
              <wp:anchor distT="0" distB="0" distL="114300" distR="114300" simplePos="0" relativeHeight="251658248" behindDoc="1" locked="0" layoutInCell="1" allowOverlap="1" wp14:anchorId="03345AE7" wp14:editId="35987A34">
                <wp:simplePos x="0" y="0"/>
                <wp:positionH relativeFrom="column">
                  <wp:posOffset>114300</wp:posOffset>
                </wp:positionH>
                <wp:positionV relativeFrom="paragraph">
                  <wp:posOffset>3300730</wp:posOffset>
                </wp:positionV>
                <wp:extent cx="3401060" cy="635"/>
                <wp:effectExtent l="0" t="0" r="0" b="0"/>
                <wp:wrapTight wrapText="bothSides">
                  <wp:wrapPolygon edited="0">
                    <wp:start x="0" y="0"/>
                    <wp:lineTo x="0" y="21600"/>
                    <wp:lineTo x="21600" y="21600"/>
                    <wp:lineTo x="21600" y="0"/>
                  </wp:wrapPolygon>
                </wp:wrapTight>
                <wp:docPr id="1265009660" name="Text Box 1"/>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3D1C74AB" w14:textId="62A6B66E" w:rsidR="00C134BA" w:rsidRPr="00924DA8" w:rsidRDefault="00C134BA" w:rsidP="003939B0">
                            <w:pPr>
                              <w:pStyle w:val="Caption"/>
                              <w:jc w:val="center"/>
                              <w:rPr>
                                <w:noProof/>
                                <w:sz w:val="22"/>
                                <w:szCs w:val="22"/>
                              </w:rPr>
                            </w:pPr>
                            <w:r>
                              <w:t>Figure 6: Devices Network</w:t>
                            </w:r>
                            <w:r w:rsidR="003939B0">
                              <w:t xml:space="preserve">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45AE7" id="_x0000_s1028" type="#_x0000_t202" style="position:absolute;left:0;text-align:left;margin-left:9pt;margin-top:259.9pt;width:267.8pt;height:.05pt;z-index:-251658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i1fGA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" stroked="f">
                <v:textbox style="mso-fit-shape-to-text:t" inset="0,0,0,0">
                  <w:txbxContent>
                    <w:p w14:paraId="3D1C74AB" w14:textId="62A6B66E" w:rsidR="00C134BA" w:rsidRPr="00924DA8" w:rsidRDefault="00C134BA" w:rsidP="003939B0">
                      <w:pPr>
                        <w:pStyle w:val="Caption"/>
                        <w:jc w:val="center"/>
                        <w:rPr>
                          <w:noProof/>
                          <w:sz w:val="22"/>
                          <w:szCs w:val="22"/>
                        </w:rPr>
                      </w:pPr>
                      <w:r>
                        <w:t>Figure 6: Devices Network</w:t>
                      </w:r>
                      <w:r w:rsidR="003939B0">
                        <w:t xml:space="preserve"> data flow diagram.</w:t>
                      </w:r>
                    </w:p>
                  </w:txbxContent>
                </v:textbox>
                <w10:wrap type="tight"/>
              </v:shape>
            </w:pict>
          </mc:Fallback>
        </mc:AlternateContent>
      </w:r>
      <w:r w:rsidR="00516E80">
        <w:rPr>
          <w:noProof/>
        </w:rPr>
        <w:drawing>
          <wp:anchor distT="0" distB="0" distL="114300" distR="114300" simplePos="0" relativeHeight="251658247" behindDoc="1" locked="0" layoutInCell="1" allowOverlap="1" wp14:anchorId="0759A437" wp14:editId="3B7FB103">
            <wp:simplePos x="0" y="0"/>
            <wp:positionH relativeFrom="margin">
              <wp:align>left</wp:align>
            </wp:positionH>
            <wp:positionV relativeFrom="paragraph">
              <wp:posOffset>45085</wp:posOffset>
            </wp:positionV>
            <wp:extent cx="3401060" cy="3198495"/>
            <wp:effectExtent l="114300" t="114300" r="142240" b="154305"/>
            <wp:wrapTight wrapText="bothSides">
              <wp:wrapPolygon edited="0">
                <wp:start x="-726" y="-772"/>
                <wp:lineTo x="-726" y="22513"/>
                <wp:lineTo x="22140" y="22513"/>
                <wp:lineTo x="22261" y="22127"/>
                <wp:lineTo x="22382" y="1544"/>
                <wp:lineTo x="22140" y="-772"/>
                <wp:lineTo x="-726" y="-772"/>
              </wp:wrapPolygon>
            </wp:wrapTight>
            <wp:docPr id="15690826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1060" cy="3198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2A4D159" w14:textId="3E16CFD9" w:rsidR="002A0775" w:rsidRPr="004C20DA" w:rsidRDefault="00DA4FB4">
      <w:r>
        <w:rPr>
          <w:noProof/>
        </w:rPr>
        <mc:AlternateContent>
          <mc:Choice Requires="wps">
            <w:drawing>
              <wp:anchor distT="0" distB="0" distL="114300" distR="114300" simplePos="0" relativeHeight="251658245" behindDoc="1" locked="0" layoutInCell="1" allowOverlap="1" wp14:anchorId="79F62DF2" wp14:editId="4C8C1BBE">
                <wp:simplePos x="0" y="0"/>
                <wp:positionH relativeFrom="margin">
                  <wp:align>center</wp:align>
                </wp:positionH>
                <wp:positionV relativeFrom="paragraph">
                  <wp:posOffset>3978275</wp:posOffset>
                </wp:positionV>
                <wp:extent cx="4391025" cy="635"/>
                <wp:effectExtent l="0" t="0" r="9525" b="0"/>
                <wp:wrapTight wrapText="bothSides">
                  <wp:wrapPolygon edited="0">
                    <wp:start x="0" y="0"/>
                    <wp:lineTo x="0" y="20057"/>
                    <wp:lineTo x="21553" y="20057"/>
                    <wp:lineTo x="21553" y="0"/>
                    <wp:lineTo x="0" y="0"/>
                  </wp:wrapPolygon>
                </wp:wrapTight>
                <wp:docPr id="898611489" name="Text Box 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2B50E55A" w14:textId="62DA50F0" w:rsidR="000A6B22" w:rsidRPr="00B2240C" w:rsidRDefault="000A6B22" w:rsidP="000A6B22">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62DF2" id="_x0000_s1029" type="#_x0000_t202" style="position:absolute;margin-left:0;margin-top:313.25pt;width:345.75pt;height:.05pt;z-index:-25165823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KGQGw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" stroked="f">
                <v:textbox style="mso-fit-shape-to-text:t" inset="0,0,0,0">
                  <w:txbxContent>
                    <w:p w14:paraId="2B50E55A" w14:textId="62DA50F0" w:rsidR="000A6B22" w:rsidRPr="00B2240C" w:rsidRDefault="000A6B22" w:rsidP="000A6B22">
                      <w:pPr>
                        <w:pStyle w:val="Caption"/>
                        <w:jc w:val="center"/>
                        <w:rPr>
                          <w:noProof/>
                          <w:sz w:val="22"/>
                          <w:szCs w:val="22"/>
                        </w:rPr>
                      </w:pPr>
                    </w:p>
                  </w:txbxContent>
                </v:textbox>
                <w10:wrap type="tight" anchorx="margin"/>
              </v:shape>
            </w:pict>
          </mc:Fallback>
        </mc:AlternateContent>
      </w:r>
    </w:p>
    <w:p w14:paraId="0213B039" w14:textId="77777777" w:rsidR="002A0775" w:rsidRDefault="002A0775">
      <w:pPr>
        <w:rPr>
          <w:b/>
          <w:bCs/>
        </w:rPr>
      </w:pPr>
    </w:p>
    <w:p w14:paraId="58D800D6" w14:textId="77777777" w:rsidR="002A0775" w:rsidRDefault="002A0775">
      <w:pPr>
        <w:rPr>
          <w:b/>
          <w:bCs/>
        </w:rPr>
      </w:pPr>
    </w:p>
    <w:p w14:paraId="5EDD4593" w14:textId="77777777" w:rsidR="002A0775" w:rsidRDefault="002A0775">
      <w:pPr>
        <w:rPr>
          <w:b/>
          <w:bCs/>
        </w:rPr>
      </w:pPr>
    </w:p>
    <w:p w14:paraId="7A775C4A" w14:textId="77777777" w:rsidR="005B3611" w:rsidRDefault="005B3611">
      <w:pPr>
        <w:rPr>
          <w:b/>
          <w:bCs/>
        </w:rPr>
      </w:pPr>
    </w:p>
    <w:p w14:paraId="71EBE894" w14:textId="77777777" w:rsidR="005B3611" w:rsidRDefault="005B3611">
      <w:pPr>
        <w:rPr>
          <w:b/>
          <w:bCs/>
        </w:rPr>
      </w:pPr>
    </w:p>
    <w:p w14:paraId="6492D7FB" w14:textId="77777777" w:rsidR="005B3611" w:rsidRDefault="005B3611">
      <w:pPr>
        <w:rPr>
          <w:b/>
          <w:bCs/>
        </w:rPr>
      </w:pPr>
    </w:p>
    <w:p w14:paraId="4326F7F3" w14:textId="77777777" w:rsidR="005B3611" w:rsidRDefault="005B3611">
      <w:pPr>
        <w:rPr>
          <w:b/>
          <w:bCs/>
        </w:rPr>
      </w:pPr>
    </w:p>
    <w:p w14:paraId="1301F393" w14:textId="18144FE4" w:rsidR="005B3611" w:rsidRDefault="005B3611">
      <w:pPr>
        <w:rPr>
          <w:b/>
          <w:bCs/>
        </w:rPr>
      </w:pPr>
    </w:p>
    <w:p w14:paraId="4E09AEAD" w14:textId="77777777" w:rsidR="003939B0" w:rsidRDefault="003939B0">
      <w:pPr>
        <w:rPr>
          <w:b/>
          <w:bCs/>
        </w:rPr>
      </w:pPr>
    </w:p>
    <w:p w14:paraId="7701E648" w14:textId="77777777" w:rsidR="003939B0" w:rsidRDefault="003939B0">
      <w:pPr>
        <w:rPr>
          <w:b/>
          <w:bCs/>
        </w:rPr>
      </w:pPr>
    </w:p>
    <w:p w14:paraId="6D11E710" w14:textId="77777777" w:rsidR="003939B0" w:rsidRDefault="003939B0">
      <w:pPr>
        <w:rPr>
          <w:b/>
          <w:bCs/>
        </w:rPr>
      </w:pPr>
    </w:p>
    <w:p w14:paraId="262C892F" w14:textId="635AA0BD" w:rsidR="003939B0" w:rsidRDefault="00E53112">
      <w:pPr>
        <w:rPr>
          <w:b/>
          <w:bCs/>
        </w:rPr>
      </w:pPr>
      <w:r>
        <w:rPr>
          <w:noProof/>
        </w:rPr>
        <mc:AlternateContent>
          <mc:Choice Requires="wps">
            <w:drawing>
              <wp:anchor distT="0" distB="0" distL="114300" distR="114300" simplePos="0" relativeHeight="251658249" behindDoc="1" locked="0" layoutInCell="1" allowOverlap="1" wp14:anchorId="26D5642E" wp14:editId="24C91BCD">
                <wp:simplePos x="0" y="0"/>
                <wp:positionH relativeFrom="column">
                  <wp:posOffset>118745</wp:posOffset>
                </wp:positionH>
                <wp:positionV relativeFrom="paragraph">
                  <wp:posOffset>2931795</wp:posOffset>
                </wp:positionV>
                <wp:extent cx="4425315" cy="635"/>
                <wp:effectExtent l="0" t="0" r="0" b="0"/>
                <wp:wrapTight wrapText="bothSides">
                  <wp:wrapPolygon edited="0">
                    <wp:start x="0" y="0"/>
                    <wp:lineTo x="0" y="21600"/>
                    <wp:lineTo x="21600" y="21600"/>
                    <wp:lineTo x="21600" y="0"/>
                  </wp:wrapPolygon>
                </wp:wrapTight>
                <wp:docPr id="117002650" name="Text Box 1"/>
                <wp:cNvGraphicFramePr/>
                <a:graphic xmlns:a="http://schemas.openxmlformats.org/drawingml/2006/main">
                  <a:graphicData uri="http://schemas.microsoft.com/office/word/2010/wordprocessingShape">
                    <wps:wsp>
                      <wps:cNvSpPr txBox="1"/>
                      <wps:spPr>
                        <a:xfrm>
                          <a:off x="0" y="0"/>
                          <a:ext cx="4425315" cy="635"/>
                        </a:xfrm>
                        <a:prstGeom prst="rect">
                          <a:avLst/>
                        </a:prstGeom>
                        <a:solidFill>
                          <a:prstClr val="white"/>
                        </a:solidFill>
                        <a:ln>
                          <a:noFill/>
                        </a:ln>
                      </wps:spPr>
                      <wps:txbx>
                        <w:txbxContent>
                          <w:p w14:paraId="01674ADF" w14:textId="067A88C1" w:rsidR="00E53112" w:rsidRPr="00C116D1" w:rsidRDefault="00E53112" w:rsidP="008C2822">
                            <w:pPr>
                              <w:pStyle w:val="Caption"/>
                              <w:jc w:val="center"/>
                              <w:rPr>
                                <w:noProof/>
                                <w:sz w:val="22"/>
                                <w:szCs w:val="22"/>
                              </w:rPr>
                            </w:pPr>
                            <w:r>
                              <w:t xml:space="preserve">Figure </w:t>
                            </w:r>
                            <w:r w:rsidR="00DE51AC">
                              <w:t xml:space="preserve">7: </w:t>
                            </w:r>
                            <w:r w:rsidR="008C2822">
                              <w:t>Logical</w:t>
                            </w:r>
                            <w:r w:rsidR="00DE51AC">
                              <w:t xml:space="preserve"> Design with detained block party.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5642E" id="_x0000_s1030" type="#_x0000_t202" style="position:absolute;margin-left:9.35pt;margin-top:230.85pt;width:348.45pt;height:.05pt;z-index:-2516582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" stroked="f">
                <v:textbox style="mso-fit-shape-to-text:t" inset="0,0,0,0">
                  <w:txbxContent>
                    <w:p w14:paraId="01674ADF" w14:textId="067A88C1" w:rsidR="00E53112" w:rsidRPr="00C116D1" w:rsidRDefault="00E53112" w:rsidP="008C2822">
                      <w:pPr>
                        <w:pStyle w:val="Caption"/>
                        <w:jc w:val="center"/>
                        <w:rPr>
                          <w:noProof/>
                          <w:sz w:val="22"/>
                          <w:szCs w:val="22"/>
                        </w:rPr>
                      </w:pPr>
                      <w:r>
                        <w:t xml:space="preserve">Figure </w:t>
                      </w:r>
                      <w:r w:rsidR="00DE51AC">
                        <w:t xml:space="preserve">7: </w:t>
                      </w:r>
                      <w:r w:rsidR="008C2822">
                        <w:t>Logical</w:t>
                      </w:r>
                      <w:r w:rsidR="00DE51AC">
                        <w:t xml:space="preserve"> Design with detained block party.</w:t>
                      </w:r>
                    </w:p>
                  </w:txbxContent>
                </v:textbox>
                <w10:wrap type="tight"/>
              </v:shape>
            </w:pict>
          </mc:Fallback>
        </mc:AlternateContent>
      </w:r>
      <w:r w:rsidR="003939B0">
        <w:rPr>
          <w:noProof/>
        </w:rPr>
        <w:drawing>
          <wp:anchor distT="0" distB="0" distL="114300" distR="114300" simplePos="0" relativeHeight="251658246" behindDoc="1" locked="0" layoutInCell="1" allowOverlap="1" wp14:anchorId="5A90A4D8" wp14:editId="79FAA186">
            <wp:simplePos x="0" y="0"/>
            <wp:positionH relativeFrom="margin">
              <wp:posOffset>118745</wp:posOffset>
            </wp:positionH>
            <wp:positionV relativeFrom="paragraph">
              <wp:posOffset>25400</wp:posOffset>
            </wp:positionV>
            <wp:extent cx="4425315" cy="2849245"/>
            <wp:effectExtent l="133350" t="114300" r="127635" b="141605"/>
            <wp:wrapTight wrapText="bothSides">
              <wp:wrapPolygon edited="0">
                <wp:start x="-558" y="-867"/>
                <wp:lineTo x="-651" y="22529"/>
                <wp:lineTo x="22130" y="22529"/>
                <wp:lineTo x="22037" y="-867"/>
                <wp:lineTo x="-558" y="-867"/>
              </wp:wrapPolygon>
            </wp:wrapTight>
            <wp:docPr id="1742343928" name="Picture 1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43928" name="Picture 11" descr="A diagram of a computer syste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5315" cy="2849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5307542" w14:textId="77777777" w:rsidR="003939B0" w:rsidRDefault="003939B0">
      <w:pPr>
        <w:rPr>
          <w:b/>
          <w:bCs/>
        </w:rPr>
      </w:pPr>
    </w:p>
    <w:p w14:paraId="4845A730" w14:textId="77777777" w:rsidR="005B3611" w:rsidRDefault="005B3611">
      <w:pPr>
        <w:rPr>
          <w:b/>
          <w:bCs/>
        </w:rPr>
      </w:pPr>
    </w:p>
    <w:p w14:paraId="2CE02BC8" w14:textId="77777777" w:rsidR="005B3611" w:rsidRDefault="005B3611">
      <w:pPr>
        <w:rPr>
          <w:b/>
          <w:bCs/>
        </w:rPr>
      </w:pPr>
    </w:p>
    <w:p w14:paraId="20E95CDE" w14:textId="77777777" w:rsidR="005B3611" w:rsidRDefault="005B3611">
      <w:pPr>
        <w:rPr>
          <w:b/>
          <w:bCs/>
        </w:rPr>
      </w:pPr>
    </w:p>
    <w:p w14:paraId="16D8B654" w14:textId="77777777" w:rsidR="005B3611" w:rsidRDefault="005B3611">
      <w:pPr>
        <w:rPr>
          <w:b/>
          <w:bCs/>
        </w:rPr>
      </w:pPr>
    </w:p>
    <w:p w14:paraId="6CC30CAF" w14:textId="77777777" w:rsidR="005B3611" w:rsidRDefault="005B3611">
      <w:pPr>
        <w:rPr>
          <w:b/>
          <w:bCs/>
        </w:rPr>
      </w:pPr>
    </w:p>
    <w:p w14:paraId="2293540B" w14:textId="77777777" w:rsidR="005B3611" w:rsidRDefault="005B3611">
      <w:pPr>
        <w:rPr>
          <w:b/>
          <w:bCs/>
        </w:rPr>
      </w:pPr>
    </w:p>
    <w:p w14:paraId="2ADCB2DC" w14:textId="77777777" w:rsidR="005B3611" w:rsidRDefault="005B3611">
      <w:pPr>
        <w:rPr>
          <w:b/>
          <w:bCs/>
        </w:rPr>
      </w:pPr>
    </w:p>
    <w:p w14:paraId="28734875" w14:textId="77777777" w:rsidR="005B3611" w:rsidRDefault="005B3611">
      <w:pPr>
        <w:rPr>
          <w:b/>
          <w:bCs/>
        </w:rPr>
      </w:pPr>
    </w:p>
    <w:p w14:paraId="0E4424AE" w14:textId="77777777" w:rsidR="005B3611" w:rsidRDefault="005B3611">
      <w:pPr>
        <w:rPr>
          <w:b/>
          <w:bCs/>
        </w:rPr>
      </w:pPr>
    </w:p>
    <w:p w14:paraId="21EDE2E5" w14:textId="66605760" w:rsidR="00F5353F" w:rsidRDefault="00F5353F" w:rsidP="00F5353F">
      <w:pPr>
        <w:rPr>
          <w:b/>
          <w:bCs/>
        </w:rPr>
      </w:pPr>
      <w:r w:rsidRPr="00F5353F">
        <w:rPr>
          <w:b/>
          <w:bCs/>
        </w:rPr>
        <w:lastRenderedPageBreak/>
        <w:t>d. Wireframe Model</w:t>
      </w:r>
      <w:r w:rsidR="004D4F04">
        <w:rPr>
          <w:b/>
          <w:bCs/>
        </w:rPr>
        <w:t xml:space="preserve"> </w:t>
      </w:r>
    </w:p>
    <w:p w14:paraId="0F896400" w14:textId="3DE3DDEA" w:rsidR="008909B7" w:rsidRPr="008909B7" w:rsidRDefault="00233C90" w:rsidP="005B3611">
      <w:pPr>
        <w:jc w:val="both"/>
      </w:pPr>
      <w:r w:rsidRPr="007503A7">
        <w:rPr>
          <w:noProof/>
        </w:rPr>
        <w:drawing>
          <wp:anchor distT="0" distB="0" distL="114300" distR="114300" simplePos="0" relativeHeight="251658242" behindDoc="1" locked="0" layoutInCell="1" allowOverlap="1" wp14:anchorId="7025DC71" wp14:editId="794565E0">
            <wp:simplePos x="0" y="0"/>
            <wp:positionH relativeFrom="margin">
              <wp:align>center</wp:align>
            </wp:positionH>
            <wp:positionV relativeFrom="paragraph">
              <wp:posOffset>1369822</wp:posOffset>
            </wp:positionV>
            <wp:extent cx="6633058" cy="3118104"/>
            <wp:effectExtent l="0" t="0" r="0" b="6350"/>
            <wp:wrapTight wrapText="bothSides">
              <wp:wrapPolygon edited="0">
                <wp:start x="0" y="0"/>
                <wp:lineTo x="0" y="21512"/>
                <wp:lineTo x="21528" y="21512"/>
                <wp:lineTo x="21528" y="0"/>
                <wp:lineTo x="0" y="0"/>
              </wp:wrapPolygon>
            </wp:wrapTight>
            <wp:docPr id="1750677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77222"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33058" cy="3118104"/>
                    </a:xfrm>
                    <a:prstGeom prst="rect">
                      <a:avLst/>
                    </a:prstGeom>
                  </pic:spPr>
                </pic:pic>
              </a:graphicData>
            </a:graphic>
          </wp:anchor>
        </w:drawing>
      </w:r>
      <w:r w:rsidR="00CC315A">
        <w:t>The model shown below demonstrates an app design</w:t>
      </w:r>
      <w:r w:rsidR="009D0761">
        <w:t xml:space="preserve"> for a monitor device</w:t>
      </w:r>
      <w:r w:rsidR="00CC315A">
        <w:t xml:space="preserve"> </w:t>
      </w:r>
      <w:r w:rsidR="009F353E">
        <w:t>that allows for someone to make an account</w:t>
      </w:r>
      <w:r w:rsidR="00224E90">
        <w:t xml:space="preserve"> and access data </w:t>
      </w:r>
      <w:r w:rsidR="003E38EF">
        <w:t>for deferent location by communicat</w:t>
      </w:r>
      <w:r w:rsidR="003F2933">
        <w:t xml:space="preserve">ing with DEC Server, </w:t>
      </w:r>
      <w:r w:rsidR="00B00A39">
        <w:t>the</w:t>
      </w:r>
      <w:r w:rsidR="005B6FAE">
        <w:t xml:space="preserve"> home page shows the different </w:t>
      </w:r>
      <w:r w:rsidR="00721622">
        <w:t>types of relevant weather data that can be expanded for more thorough information.</w:t>
      </w:r>
      <w:r w:rsidR="008765E0">
        <w:t xml:space="preserve"> The monitor can also pair with </w:t>
      </w:r>
      <w:r w:rsidR="00BD61A3">
        <w:t xml:space="preserve">the device itself </w:t>
      </w:r>
      <w:r w:rsidR="009C161B">
        <w:t xml:space="preserve">to download data </w:t>
      </w:r>
      <w:r w:rsidR="00A50CCA">
        <w:t xml:space="preserve">directly, check the status of the sensors (for maintenance reasons), and to activate new sensors (in the case of a future update). </w:t>
      </w:r>
      <w:r w:rsidR="00A8538E">
        <w:t xml:space="preserve">The </w:t>
      </w:r>
      <w:r w:rsidR="00B27DDB">
        <w:t>d</w:t>
      </w:r>
      <w:r w:rsidR="00A8538E">
        <w:t xml:space="preserve">esign also allows for </w:t>
      </w:r>
      <w:r w:rsidR="00732251">
        <w:t xml:space="preserve">a display mode </w:t>
      </w:r>
      <w:r w:rsidR="009E7A5D">
        <w:t xml:space="preserve">so the monitor can be hung on a wall </w:t>
      </w:r>
      <w:r w:rsidR="00003E4A">
        <w:t xml:space="preserve">to act as a normal display. </w:t>
      </w:r>
    </w:p>
    <w:p w14:paraId="586968C7" w14:textId="77777777" w:rsidR="00233C90" w:rsidRDefault="00233C90" w:rsidP="00325EB4">
      <w:pPr>
        <w:pStyle w:val="Caption"/>
        <w:jc w:val="center"/>
      </w:pPr>
    </w:p>
    <w:p w14:paraId="130DE881" w14:textId="2088BF0D" w:rsidR="00932996" w:rsidRDefault="004E1AF5" w:rsidP="00325EB4">
      <w:pPr>
        <w:pStyle w:val="Caption"/>
        <w:jc w:val="center"/>
      </w:pPr>
      <w:r>
        <w:t>Figure</w:t>
      </w:r>
      <w:r w:rsidR="00325EB4">
        <w:t xml:space="preserve"> </w:t>
      </w:r>
      <w:r w:rsidR="002F766F">
        <w:t>8</w:t>
      </w:r>
      <w:r>
        <w:t xml:space="preserve">: </w:t>
      </w:r>
      <w:r w:rsidRPr="005E6182">
        <w:t>Wireframe Model, app for Home User and/or NYDEC User</w:t>
      </w:r>
    </w:p>
    <w:p w14:paraId="7154FC95" w14:textId="6700021D" w:rsidR="008C262C" w:rsidRPr="00C511A8" w:rsidRDefault="008C262C" w:rsidP="00C41E15"/>
    <w:p w14:paraId="3855091E" w14:textId="77777777" w:rsidR="007503A7" w:rsidRDefault="007503A7">
      <w:pPr>
        <w:rPr>
          <w:b/>
          <w:highlight w:val="yellow"/>
        </w:rPr>
      </w:pPr>
      <w:r>
        <w:rPr>
          <w:b/>
          <w:highlight w:val="yellow"/>
        </w:rPr>
        <w:br w:type="page"/>
      </w:r>
    </w:p>
    <w:p w14:paraId="700E0F23" w14:textId="40592E61" w:rsidR="00836D58" w:rsidRPr="00A221E2" w:rsidRDefault="008C2C11">
      <w:pPr>
        <w:rPr>
          <w:b/>
        </w:rPr>
      </w:pPr>
      <w:r w:rsidRPr="00A221E2">
        <w:rPr>
          <w:b/>
        </w:rPr>
        <w:lastRenderedPageBreak/>
        <w:t>e. Physical Design</w:t>
      </w:r>
    </w:p>
    <w:p w14:paraId="1C44B21C" w14:textId="22966752" w:rsidR="005970E8" w:rsidRPr="005970E8" w:rsidRDefault="005970E8" w:rsidP="001740E8">
      <w:pPr>
        <w:ind w:firstLine="720"/>
        <w:jc w:val="lowKashida"/>
      </w:pPr>
      <w:r w:rsidRPr="003A6FED">
        <w:t xml:space="preserve">The design </w:t>
      </w:r>
      <w:r>
        <w:t>bel</w:t>
      </w:r>
      <w:r w:rsidR="00627BB7">
        <w:t>ow</w:t>
      </w:r>
      <w:r w:rsidRPr="003A6FED">
        <w:t xml:space="preserve"> demonstrates an RSPI 4B controlling a touch screen device, communicating with an NRF24LO1 through SPI communication, and transmitting </w:t>
      </w:r>
      <w:r w:rsidR="00D11D81">
        <w:t xml:space="preserve">data </w:t>
      </w:r>
      <w:r w:rsidRPr="003A6FED">
        <w:t xml:space="preserve">via WIFI to the NYSDEC. The system will run the wireframe design shown in </w:t>
      </w:r>
      <w:r w:rsidR="00E4090E">
        <w:t>Figure 8 above</w:t>
      </w:r>
      <w:r w:rsidRPr="003A6FED">
        <w:t>.</w:t>
      </w:r>
      <w:r>
        <w:t xml:space="preserve"> </w:t>
      </w:r>
      <w:r w:rsidR="009E2AB8">
        <w:t>T</w:t>
      </w:r>
      <w:r w:rsidR="00222D1A">
        <w:t>he nRF</w:t>
      </w:r>
      <w:r w:rsidR="00F200A2">
        <w:t xml:space="preserve">24L01 </w:t>
      </w:r>
      <w:r w:rsidR="00982C24">
        <w:t>was</w:t>
      </w:r>
      <w:r w:rsidR="00543D4D" w:rsidRPr="008E7C3A">
        <w:t xml:space="preserve"> </w:t>
      </w:r>
      <w:r w:rsidR="00C57440">
        <w:t xml:space="preserve">chosen </w:t>
      </w:r>
      <w:r w:rsidR="00D057DB">
        <w:t xml:space="preserve">specifically </w:t>
      </w:r>
      <w:r w:rsidR="0018754B">
        <w:t>due to</w:t>
      </w:r>
      <w:r w:rsidR="00C57440">
        <w:t xml:space="preserve"> </w:t>
      </w:r>
      <w:r w:rsidR="00D40E02">
        <w:t>its</w:t>
      </w:r>
      <w:r w:rsidR="0058181A">
        <w:t xml:space="preserve"> </w:t>
      </w:r>
      <w:r w:rsidR="00E4095B">
        <w:t>long</w:t>
      </w:r>
      <w:r w:rsidR="003905A5">
        <w:t xml:space="preserve"> communicating</w:t>
      </w:r>
      <w:r w:rsidR="00D40E02">
        <w:t xml:space="preserve"> range</w:t>
      </w:r>
      <w:r w:rsidR="003905A5">
        <w:t xml:space="preserve"> which </w:t>
      </w:r>
      <w:r w:rsidR="00B105DE">
        <w:t>reaches</w:t>
      </w:r>
      <w:r w:rsidR="00C97514">
        <w:t xml:space="preserve"> up to 1</w:t>
      </w:r>
      <w:r w:rsidR="00F65A7E">
        <w:t>km</w:t>
      </w:r>
      <w:r w:rsidR="00473F26">
        <w:t xml:space="preserve">, </w:t>
      </w:r>
      <w:r w:rsidR="00ED60FC">
        <w:t xml:space="preserve">in addition to a wide range of channels </w:t>
      </w:r>
      <w:r w:rsidR="00E64161">
        <w:t xml:space="preserve">(more than 100 </w:t>
      </w:r>
      <w:r w:rsidR="00DD78FE">
        <w:t>different</w:t>
      </w:r>
      <w:r w:rsidR="00DE0819">
        <w:t xml:space="preserve"> Channel</w:t>
      </w:r>
      <w:r w:rsidR="00DD78FE">
        <w:t>s)</w:t>
      </w:r>
      <w:r w:rsidR="006C6816">
        <w:t xml:space="preserve">, </w:t>
      </w:r>
      <w:r w:rsidR="007A6D1D">
        <w:t>The Ras</w:t>
      </w:r>
      <w:r w:rsidR="00184444">
        <w:t xml:space="preserve">pberry Pi 4B was </w:t>
      </w:r>
      <w:r w:rsidR="000B0A01">
        <w:t>cho</w:t>
      </w:r>
      <w:r w:rsidR="006E7792">
        <w:t xml:space="preserve">sen </w:t>
      </w:r>
      <w:r w:rsidR="002E1C9D">
        <w:t xml:space="preserve">because of the need </w:t>
      </w:r>
      <w:r w:rsidR="00877BB8">
        <w:t>for</w:t>
      </w:r>
      <w:r w:rsidR="00B9312D">
        <w:t xml:space="preserve"> a</w:t>
      </w:r>
      <w:r w:rsidR="002E1C9D">
        <w:t xml:space="preserve"> processor with </w:t>
      </w:r>
      <w:r w:rsidR="000F60B9">
        <w:t xml:space="preserve">an </w:t>
      </w:r>
      <w:r w:rsidR="00D85715">
        <w:t xml:space="preserve">operating </w:t>
      </w:r>
      <w:r w:rsidR="00600D06">
        <w:t>system</w:t>
      </w:r>
      <w:r w:rsidR="00D85715">
        <w:t xml:space="preserve"> </w:t>
      </w:r>
      <w:r w:rsidR="001B6708" w:rsidRPr="001B6708">
        <w:t xml:space="preserve">to facilitate the use of high-level programming </w:t>
      </w:r>
      <w:r w:rsidR="00647C70" w:rsidRPr="001B6708">
        <w:t>language</w:t>
      </w:r>
      <w:r w:rsidR="00647C70">
        <w:t xml:space="preserve"> (</w:t>
      </w:r>
      <w:r w:rsidR="0074206C">
        <w:t>PYTHON and PyQT</w:t>
      </w:r>
      <w:r w:rsidR="002C6762">
        <w:t>6)</w:t>
      </w:r>
      <w:r w:rsidR="00E956F5">
        <w:t>.</w:t>
      </w:r>
    </w:p>
    <w:p w14:paraId="6A990698" w14:textId="77777777" w:rsidR="004E1AF5" w:rsidRDefault="0056567C" w:rsidP="004E1AF5">
      <w:pPr>
        <w:keepNext/>
        <w:jc w:val="center"/>
      </w:pPr>
      <w:r>
        <w:rPr>
          <w:noProof/>
        </w:rPr>
        <w:drawing>
          <wp:inline distT="0" distB="0" distL="0" distR="0" wp14:anchorId="751E46C2" wp14:editId="130D1E05">
            <wp:extent cx="4079537" cy="3169920"/>
            <wp:effectExtent l="0" t="0" r="0" b="0"/>
            <wp:docPr id="1125629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6"/>
                    <a:stretch/>
                  </pic:blipFill>
                  <pic:spPr bwMode="auto">
                    <a:xfrm>
                      <a:off x="0" y="0"/>
                      <a:ext cx="4085077" cy="3174225"/>
                    </a:xfrm>
                    <a:prstGeom prst="rect">
                      <a:avLst/>
                    </a:prstGeom>
                    <a:noFill/>
                    <a:ln>
                      <a:noFill/>
                    </a:ln>
                    <a:extLst>
                      <a:ext uri="{53640926-AAD7-44D8-BBD7-CCE9431645EC}">
                        <a14:shadowObscured xmlns:a14="http://schemas.microsoft.com/office/drawing/2010/main"/>
                      </a:ext>
                    </a:extLst>
                  </pic:spPr>
                </pic:pic>
              </a:graphicData>
            </a:graphic>
          </wp:inline>
        </w:drawing>
      </w:r>
    </w:p>
    <w:p w14:paraId="6BDFC477" w14:textId="75C20082" w:rsidR="00981660" w:rsidRPr="009B60F7" w:rsidRDefault="004E1AF5" w:rsidP="004E1AF5">
      <w:pPr>
        <w:pStyle w:val="Caption"/>
        <w:jc w:val="center"/>
        <w:rPr>
          <w:highlight w:val="yellow"/>
        </w:rPr>
      </w:pPr>
      <w:r>
        <w:t xml:space="preserve">Figure </w:t>
      </w:r>
      <w:r w:rsidR="002F766F">
        <w:t>9</w:t>
      </w:r>
      <w:r>
        <w:t xml:space="preserve">: Physical Design for </w:t>
      </w:r>
      <w:r w:rsidR="00A411E9">
        <w:t>the</w:t>
      </w:r>
      <w:r>
        <w:t xml:space="preserve"> UI Subsystem</w:t>
      </w:r>
    </w:p>
    <w:p w14:paraId="3701A079" w14:textId="77777777" w:rsidR="002F766F" w:rsidRDefault="002F766F">
      <w:r>
        <w:br w:type="page"/>
      </w:r>
    </w:p>
    <w:p w14:paraId="4E69B647" w14:textId="1DB949CE" w:rsidR="00BC0404" w:rsidRPr="00CE5F93" w:rsidRDefault="00CE5F93" w:rsidP="00904B93">
      <w:pPr>
        <w:ind w:firstLine="720"/>
      </w:pPr>
      <w:r w:rsidRPr="00CE5F93">
        <w:lastRenderedPageBreak/>
        <w:t>The</w:t>
      </w:r>
      <w:r>
        <w:t xml:space="preserve"> physical design below </w:t>
      </w:r>
      <w:r w:rsidR="007C39CB">
        <w:t xml:space="preserve">depicts the </w:t>
      </w:r>
      <w:r w:rsidR="00E46ED2">
        <w:t>setup</w:t>
      </w:r>
      <w:r w:rsidR="007C39CB">
        <w:t xml:space="preserve"> of a </w:t>
      </w:r>
      <w:r w:rsidR="00EC4025">
        <w:t xml:space="preserve">field </w:t>
      </w:r>
      <w:r w:rsidR="0053106A">
        <w:t>unit. It includes an Arduino Nano as a processing unit, a</w:t>
      </w:r>
      <w:r w:rsidR="00E46ED2">
        <w:t xml:space="preserve"> combined</w:t>
      </w:r>
      <w:r w:rsidR="0053106A">
        <w:t xml:space="preserve"> </w:t>
      </w:r>
      <w:r w:rsidR="00E46ED2">
        <w:t>temperature and humidity sensor</w:t>
      </w:r>
      <w:r w:rsidR="004F2742">
        <w:t>,</w:t>
      </w:r>
      <w:r w:rsidR="00E46ED2">
        <w:t xml:space="preserve"> made by Adafruit</w:t>
      </w:r>
      <w:r w:rsidR="004F2742">
        <w:t>,</w:t>
      </w:r>
      <w:r w:rsidR="00E46ED2">
        <w:t xml:space="preserve"> which connects to the Arduino via the I2C protocol, </w:t>
      </w:r>
      <w:r w:rsidR="0058087F">
        <w:t xml:space="preserve">and an </w:t>
      </w:r>
      <w:r w:rsidR="004C2DF4">
        <w:t xml:space="preserve">NRF24 </w:t>
      </w:r>
      <w:r w:rsidR="00D8113D">
        <w:t>radio frequency transmitter</w:t>
      </w:r>
      <w:r w:rsidR="00733708">
        <w:t xml:space="preserve"> which transmits in the 2.4GHz </w:t>
      </w:r>
      <w:r w:rsidR="00EB4248">
        <w:t>radio band</w:t>
      </w:r>
      <w:r w:rsidR="00B237CE">
        <w:t>. The Arduino will supply the power and data to the transmitter</w:t>
      </w:r>
      <w:r w:rsidR="00FA5CA3">
        <w:t>.</w:t>
      </w:r>
      <w:r w:rsidR="00442FBF">
        <w:t xml:space="preserve"> We chose Arduino Nano because it</w:t>
      </w:r>
      <w:r w:rsidR="000D0586">
        <w:t xml:space="preserve"> </w:t>
      </w:r>
      <w:r w:rsidR="00442FBF">
        <w:t xml:space="preserve">has a low power consumption of 19mA. It </w:t>
      </w:r>
      <w:r w:rsidR="000D0586">
        <w:t>has a clock speed of 16MHz and operating voltage of 5V. This matched the specifications we needed and is compatible with the sensors and transmitter that are connected. The SHT-30 sensors have a low measurement duration between 2.5ms and 12.5ms</w:t>
      </w:r>
      <w:r w:rsidR="009628E2">
        <w:t>.</w:t>
      </w:r>
      <w:r w:rsidR="000D0586">
        <w:t xml:space="preserve"> </w:t>
      </w:r>
      <w:r w:rsidR="009628E2">
        <w:t>Also, a</w:t>
      </w:r>
      <w:r w:rsidR="000D0586">
        <w:t xml:space="preserve">n I2C interface </w:t>
      </w:r>
      <w:r w:rsidR="009628E2">
        <w:t>that has</w:t>
      </w:r>
      <w:r w:rsidR="000D0586">
        <w:t xml:space="preserve"> communication</w:t>
      </w:r>
      <w:r w:rsidR="009628E2">
        <w:t xml:space="preserve"> </w:t>
      </w:r>
      <w:r w:rsidR="000D0586">
        <w:t>speeds</w:t>
      </w:r>
      <w:r w:rsidR="009628E2">
        <w:t xml:space="preserve"> of</w:t>
      </w:r>
      <w:r w:rsidR="000D0586">
        <w:t xml:space="preserve"> up to 1MHz</w:t>
      </w:r>
      <w:r w:rsidR="009628E2">
        <w:t xml:space="preserve">. An </w:t>
      </w:r>
      <w:r w:rsidR="000F2E86">
        <w:t xml:space="preserve">accuracy </w:t>
      </w:r>
      <w:r w:rsidR="000D0586">
        <w:t xml:space="preserve">tolerance range for temperatures between </w:t>
      </w:r>
      <w:r w:rsidR="000F2E86">
        <w:t>10C-55C and relative humidity</w:t>
      </w:r>
      <w:r w:rsidR="004101DC">
        <w:t xml:space="preserve"> is</w:t>
      </w:r>
      <w:r w:rsidR="000F2E86">
        <w:t xml:space="preserve"> 10-90 percent.</w:t>
      </w:r>
      <w:r w:rsidR="004101DC">
        <w:t xml:space="preserve"> The RF module </w:t>
      </w:r>
      <w:r w:rsidR="009628E2">
        <w:t>that were</w:t>
      </w:r>
      <w:r w:rsidR="004101DC">
        <w:t xml:space="preserve"> using </w:t>
      </w:r>
      <w:r w:rsidR="009628E2">
        <w:t xml:space="preserve">for this design </w:t>
      </w:r>
      <w:r w:rsidR="004101DC">
        <w:t xml:space="preserve">has a 1Mbps data rate in the air and covers </w:t>
      </w:r>
      <w:r w:rsidR="009628E2">
        <w:t>a distance of 50 to 200</w:t>
      </w:r>
      <w:r w:rsidR="004101DC">
        <w:t xml:space="preserve"> feet which </w:t>
      </w:r>
      <w:r w:rsidR="009628E2">
        <w:t>satisfies</w:t>
      </w:r>
      <w:r w:rsidR="004101DC">
        <w:t xml:space="preserve"> our design criteria.</w:t>
      </w:r>
    </w:p>
    <w:p w14:paraId="20050CCD" w14:textId="77777777" w:rsidR="00325EB4" w:rsidRDefault="009B52B4" w:rsidP="00325EB4">
      <w:pPr>
        <w:keepNext/>
        <w:spacing w:after="0" w:line="240" w:lineRule="auto"/>
        <w:jc w:val="center"/>
      </w:pPr>
      <w:r w:rsidRPr="009B52B4">
        <w:rPr>
          <w:rFonts w:ascii="Times New Roman" w:eastAsia="Times New Roman" w:hAnsi="Times New Roman" w:cs="Times New Roman"/>
          <w:noProof/>
          <w:kern w:val="0"/>
          <w:sz w:val="24"/>
          <w:szCs w:val="24"/>
          <w14:ligatures w14:val="none"/>
        </w:rPr>
        <w:drawing>
          <wp:inline distT="0" distB="0" distL="0" distR="0" wp14:anchorId="0F7D0FC6" wp14:editId="6D835555">
            <wp:extent cx="4219575" cy="2538507"/>
            <wp:effectExtent l="0" t="0" r="0" b="0"/>
            <wp:docPr id="1896490024" name="Picture 2" descr="A diagram of a field un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90024" name="Picture 2" descr="A diagram of a field uni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9971" cy="2544761"/>
                    </a:xfrm>
                    <a:prstGeom prst="rect">
                      <a:avLst/>
                    </a:prstGeom>
                    <a:noFill/>
                    <a:ln>
                      <a:noFill/>
                    </a:ln>
                  </pic:spPr>
                </pic:pic>
              </a:graphicData>
            </a:graphic>
          </wp:inline>
        </w:drawing>
      </w:r>
    </w:p>
    <w:p w14:paraId="4EB74ED2" w14:textId="4B142364" w:rsidR="00325EB4" w:rsidRDefault="00325EB4" w:rsidP="00904B93">
      <w:pPr>
        <w:pStyle w:val="Caption"/>
        <w:jc w:val="center"/>
        <w:rPr>
          <w:b/>
          <w:highlight w:val="yellow"/>
        </w:rPr>
      </w:pPr>
      <w:r>
        <w:t xml:space="preserve">Figure </w:t>
      </w:r>
      <w:r w:rsidR="002F766F">
        <w:t>10</w:t>
      </w:r>
      <w:r>
        <w:t>: Physical Design for the Sensor Subsystem</w:t>
      </w:r>
      <w:r>
        <w:rPr>
          <w:b/>
          <w:highlight w:val="yellow"/>
        </w:rPr>
        <w:br w:type="page"/>
      </w:r>
    </w:p>
    <w:p w14:paraId="74385525" w14:textId="10B018E2" w:rsidR="002A4BDD" w:rsidRPr="00A04954" w:rsidRDefault="002A4BDD" w:rsidP="002A4BDD">
      <w:r w:rsidRPr="00A04954">
        <w:rPr>
          <w:b/>
        </w:rPr>
        <w:lastRenderedPageBreak/>
        <w:t>f. Bill of Materials</w:t>
      </w:r>
    </w:p>
    <w:p w14:paraId="20A120C1" w14:textId="77777777" w:rsidR="00550333" w:rsidRDefault="00550333" w:rsidP="00134CD5"/>
    <w:tbl>
      <w:tblPr>
        <w:tblStyle w:val="TableGrid"/>
        <w:tblW w:w="0" w:type="auto"/>
        <w:jc w:val="center"/>
        <w:tblLook w:val="04A0" w:firstRow="1" w:lastRow="0" w:firstColumn="1" w:lastColumn="0" w:noHBand="0" w:noVBand="1"/>
      </w:tblPr>
      <w:tblGrid>
        <w:gridCol w:w="2785"/>
        <w:gridCol w:w="1080"/>
      </w:tblGrid>
      <w:tr w:rsidR="00CE3B9D" w14:paraId="5CFFD272" w14:textId="77777777" w:rsidTr="00BF2463">
        <w:trPr>
          <w:jc w:val="center"/>
        </w:trPr>
        <w:tc>
          <w:tcPr>
            <w:tcW w:w="2785" w:type="dxa"/>
            <w:shd w:val="clear" w:color="auto" w:fill="5B9BD5" w:themeFill="accent5"/>
          </w:tcPr>
          <w:p w14:paraId="3B222B23" w14:textId="76D8DC36" w:rsidR="00CE3B9D" w:rsidRPr="00BF2463" w:rsidRDefault="00CE3B9D" w:rsidP="00134CD5">
            <w:pPr>
              <w:rPr>
                <w:b/>
                <w:color w:val="FFFFFF" w:themeColor="background1"/>
              </w:rPr>
            </w:pPr>
            <w:r w:rsidRPr="00BF2463">
              <w:rPr>
                <w:b/>
                <w:color w:val="FFFFFF" w:themeColor="background1"/>
              </w:rPr>
              <w:t>Materials for UI Subsystem</w:t>
            </w:r>
          </w:p>
        </w:tc>
        <w:tc>
          <w:tcPr>
            <w:tcW w:w="1080" w:type="dxa"/>
            <w:shd w:val="clear" w:color="auto" w:fill="5B9BD5" w:themeFill="accent5"/>
          </w:tcPr>
          <w:p w14:paraId="28DDB89B" w14:textId="299BAC4F" w:rsidR="00CE3B9D" w:rsidRPr="00BF2463" w:rsidRDefault="00CE3B9D" w:rsidP="00134CD5">
            <w:pPr>
              <w:rPr>
                <w:color w:val="FFFFFF" w:themeColor="background1"/>
              </w:rPr>
            </w:pPr>
            <w:r w:rsidRPr="00BF2463">
              <w:rPr>
                <w:b/>
                <w:color w:val="FFFFFF" w:themeColor="background1"/>
              </w:rPr>
              <w:t>Costs</w:t>
            </w:r>
          </w:p>
        </w:tc>
      </w:tr>
      <w:tr w:rsidR="00CE3B9D" w14:paraId="17BD12CC" w14:textId="77777777" w:rsidTr="003A3ABF">
        <w:trPr>
          <w:jc w:val="center"/>
        </w:trPr>
        <w:tc>
          <w:tcPr>
            <w:tcW w:w="2785" w:type="dxa"/>
          </w:tcPr>
          <w:p w14:paraId="5D394BD5" w14:textId="486C9E61" w:rsidR="00CE3B9D" w:rsidRPr="00A04954" w:rsidRDefault="00700E4E" w:rsidP="00134CD5">
            <w:pPr>
              <w:rPr>
                <w:color w:val="000000" w:themeColor="text1"/>
              </w:rPr>
            </w:pPr>
            <w:hyperlink r:id="rId19" w:history="1">
              <w:r w:rsidR="006148C6" w:rsidRPr="00A04954">
                <w:rPr>
                  <w:rStyle w:val="Hyperlink"/>
                  <w:color w:val="000000" w:themeColor="text1"/>
                  <w:u w:val="none"/>
                </w:rPr>
                <w:t>Ras</w:t>
              </w:r>
              <w:r w:rsidR="00A3341B" w:rsidRPr="00A04954">
                <w:rPr>
                  <w:rStyle w:val="Hyperlink"/>
                  <w:color w:val="000000" w:themeColor="text1"/>
                  <w:u w:val="none"/>
                </w:rPr>
                <w:t>pberry Pi 4</w:t>
              </w:r>
              <w:r w:rsidR="006F2A5E">
                <w:rPr>
                  <w:rStyle w:val="Hyperlink"/>
                  <w:color w:val="000000" w:themeColor="text1"/>
                  <w:u w:val="none"/>
                </w:rPr>
                <w:t>B</w:t>
              </w:r>
            </w:hyperlink>
            <w:r w:rsidR="006F2A5E">
              <w:rPr>
                <w:rStyle w:val="Hyperlink"/>
                <w:color w:val="000000" w:themeColor="text1"/>
                <w:u w:val="none"/>
              </w:rPr>
              <w:t xml:space="preserve"> </w:t>
            </w:r>
            <w:r w:rsidR="00B62EEA">
              <w:rPr>
                <w:rStyle w:val="Hyperlink"/>
                <w:color w:val="000000" w:themeColor="text1"/>
                <w:u w:val="none"/>
              </w:rPr>
              <w:t>4</w:t>
            </w:r>
            <w:r w:rsidR="006F2A5E">
              <w:rPr>
                <w:rStyle w:val="Hyperlink"/>
                <w:color w:val="000000" w:themeColor="text1"/>
                <w:u w:val="none"/>
              </w:rPr>
              <w:t>G</w:t>
            </w:r>
          </w:p>
        </w:tc>
        <w:tc>
          <w:tcPr>
            <w:tcW w:w="1080" w:type="dxa"/>
          </w:tcPr>
          <w:p w14:paraId="7A1F2436" w14:textId="7D8248D9" w:rsidR="00CE3B9D" w:rsidRPr="00A04954" w:rsidRDefault="00FD1ED7" w:rsidP="00134CD5">
            <w:r w:rsidRPr="00A04954">
              <w:t>$</w:t>
            </w:r>
            <w:r w:rsidR="00431FEA">
              <w:t>5</w:t>
            </w:r>
            <w:r w:rsidR="00CB381D">
              <w:t>8</w:t>
            </w:r>
            <w:r w:rsidR="00CB7BF8">
              <w:t>.</w:t>
            </w:r>
            <w:r w:rsidR="00BF2560">
              <w:t>99</w:t>
            </w:r>
          </w:p>
        </w:tc>
      </w:tr>
      <w:tr w:rsidR="00CE3B9D" w14:paraId="2DE6ECDF" w14:textId="77777777" w:rsidTr="003A3ABF">
        <w:trPr>
          <w:jc w:val="center"/>
        </w:trPr>
        <w:tc>
          <w:tcPr>
            <w:tcW w:w="2785" w:type="dxa"/>
          </w:tcPr>
          <w:p w14:paraId="4B86D43B" w14:textId="34AAFEF5" w:rsidR="00CE3B9D" w:rsidRPr="00A04954" w:rsidRDefault="00700E4E" w:rsidP="00134CD5">
            <w:pPr>
              <w:rPr>
                <w:color w:val="000000" w:themeColor="text1"/>
              </w:rPr>
            </w:pPr>
            <w:hyperlink r:id="rId20" w:history="1">
              <w:r w:rsidR="007F5945" w:rsidRPr="00A04954">
                <w:rPr>
                  <w:rStyle w:val="Hyperlink"/>
                  <w:color w:val="000000" w:themeColor="text1"/>
                  <w:u w:val="none"/>
                </w:rPr>
                <w:t xml:space="preserve">7” </w:t>
              </w:r>
              <w:r w:rsidR="00A04954">
                <w:rPr>
                  <w:rStyle w:val="Hyperlink"/>
                  <w:color w:val="000000" w:themeColor="text1"/>
                  <w:u w:val="none"/>
                </w:rPr>
                <w:t>T</w:t>
              </w:r>
              <w:r w:rsidR="007F5945" w:rsidRPr="00A04954">
                <w:rPr>
                  <w:rStyle w:val="Hyperlink"/>
                  <w:color w:val="000000" w:themeColor="text1"/>
                  <w:u w:val="none"/>
                </w:rPr>
                <w:t xml:space="preserve">ouch </w:t>
              </w:r>
              <w:r w:rsidR="00A04954">
                <w:rPr>
                  <w:rStyle w:val="Hyperlink"/>
                  <w:color w:val="000000" w:themeColor="text1"/>
                  <w:u w:val="none"/>
                </w:rPr>
                <w:t>S</w:t>
              </w:r>
              <w:r w:rsidR="007F5945" w:rsidRPr="00A04954">
                <w:rPr>
                  <w:rStyle w:val="Hyperlink"/>
                  <w:color w:val="000000" w:themeColor="text1"/>
                  <w:u w:val="none"/>
                </w:rPr>
                <w:t xml:space="preserve">creen </w:t>
              </w:r>
              <w:r w:rsidR="00A04954">
                <w:rPr>
                  <w:rStyle w:val="Hyperlink"/>
                  <w:color w:val="000000" w:themeColor="text1"/>
                  <w:u w:val="none"/>
                </w:rPr>
                <w:t>D</w:t>
              </w:r>
              <w:r w:rsidR="007F5945" w:rsidRPr="00A04954">
                <w:rPr>
                  <w:rStyle w:val="Hyperlink"/>
                  <w:color w:val="000000" w:themeColor="text1"/>
                  <w:u w:val="none"/>
                </w:rPr>
                <w:t>isplay</w:t>
              </w:r>
            </w:hyperlink>
          </w:p>
        </w:tc>
        <w:tc>
          <w:tcPr>
            <w:tcW w:w="1080" w:type="dxa"/>
          </w:tcPr>
          <w:p w14:paraId="0E88B726" w14:textId="22FD9F38" w:rsidR="00CE3B9D" w:rsidRPr="00A04954" w:rsidRDefault="007F5945" w:rsidP="00134CD5">
            <w:r w:rsidRPr="00A04954">
              <w:t>$56</w:t>
            </w:r>
            <w:r w:rsidR="008D7AF4" w:rsidRPr="00A04954">
              <w:t>.99</w:t>
            </w:r>
          </w:p>
        </w:tc>
      </w:tr>
      <w:tr w:rsidR="00CE3B9D" w14:paraId="00547F13" w14:textId="77777777" w:rsidTr="003A3ABF">
        <w:trPr>
          <w:jc w:val="center"/>
        </w:trPr>
        <w:tc>
          <w:tcPr>
            <w:tcW w:w="2785" w:type="dxa"/>
          </w:tcPr>
          <w:p w14:paraId="0F19E61B" w14:textId="41BAD95C" w:rsidR="00CE3B9D" w:rsidRPr="00A04954" w:rsidRDefault="00C42791" w:rsidP="00134CD5">
            <w:pPr>
              <w:rPr>
                <w:color w:val="000000" w:themeColor="text1"/>
              </w:rPr>
            </w:pPr>
            <w:r w:rsidRPr="00A04954">
              <w:t xml:space="preserve">NRF24L01 </w:t>
            </w:r>
            <w:r w:rsidR="0013452D">
              <w:t>2</w:t>
            </w:r>
            <w:r w:rsidR="003A3ABF" w:rsidRPr="00A04954">
              <w:t>PCs</w:t>
            </w:r>
          </w:p>
        </w:tc>
        <w:tc>
          <w:tcPr>
            <w:tcW w:w="1080" w:type="dxa"/>
          </w:tcPr>
          <w:p w14:paraId="6F9D4B09" w14:textId="1CDAB172" w:rsidR="00CE3B9D" w:rsidRPr="00A04954" w:rsidRDefault="00E95985" w:rsidP="00134CD5">
            <w:r w:rsidRPr="00A04954">
              <w:t>$12.29</w:t>
            </w:r>
          </w:p>
        </w:tc>
      </w:tr>
      <w:tr w:rsidR="00CE3B9D" w14:paraId="689F979C" w14:textId="77777777" w:rsidTr="003A3ABF">
        <w:trPr>
          <w:jc w:val="center"/>
        </w:trPr>
        <w:tc>
          <w:tcPr>
            <w:tcW w:w="2785" w:type="dxa"/>
          </w:tcPr>
          <w:p w14:paraId="449BB778" w14:textId="0C67861B" w:rsidR="00CE3B9D" w:rsidRPr="00A04954" w:rsidRDefault="001612A4" w:rsidP="00134CD5">
            <w:r>
              <w:t>D</w:t>
            </w:r>
            <w:r w:rsidR="006B6FA8">
              <w:t>upont Wires F-F</w:t>
            </w:r>
          </w:p>
        </w:tc>
        <w:tc>
          <w:tcPr>
            <w:tcW w:w="1080" w:type="dxa"/>
          </w:tcPr>
          <w:p w14:paraId="24DA5FF2" w14:textId="37EA804D" w:rsidR="00CE3B9D" w:rsidRPr="00A04954" w:rsidRDefault="006B6FA8" w:rsidP="00134CD5">
            <w:r>
              <w:t>$</w:t>
            </w:r>
            <w:r w:rsidR="00BC0658">
              <w:t>4.9</w:t>
            </w:r>
            <w:r w:rsidR="00CB7BF8">
              <w:t>0</w:t>
            </w:r>
          </w:p>
        </w:tc>
      </w:tr>
      <w:tr w:rsidR="00CE3B9D" w14:paraId="0F96EEA3" w14:textId="77777777" w:rsidTr="003A3ABF">
        <w:trPr>
          <w:jc w:val="center"/>
        </w:trPr>
        <w:tc>
          <w:tcPr>
            <w:tcW w:w="2785" w:type="dxa"/>
          </w:tcPr>
          <w:p w14:paraId="4D882D90" w14:textId="77777777" w:rsidR="00CE3B9D" w:rsidRPr="00A04954" w:rsidRDefault="00CE3B9D" w:rsidP="00134CD5"/>
        </w:tc>
        <w:tc>
          <w:tcPr>
            <w:tcW w:w="1080" w:type="dxa"/>
          </w:tcPr>
          <w:p w14:paraId="7C48CABF" w14:textId="77777777" w:rsidR="00CE3B9D" w:rsidRPr="00A04954" w:rsidRDefault="00CE3B9D" w:rsidP="00134CD5"/>
        </w:tc>
      </w:tr>
      <w:tr w:rsidR="00CE3B9D" w14:paraId="1AF4CC09" w14:textId="77777777" w:rsidTr="003A3ABF">
        <w:trPr>
          <w:jc w:val="center"/>
        </w:trPr>
        <w:tc>
          <w:tcPr>
            <w:tcW w:w="2785" w:type="dxa"/>
          </w:tcPr>
          <w:p w14:paraId="2C4D9066" w14:textId="34EF264B" w:rsidR="00CE3B9D" w:rsidRPr="00A04954" w:rsidRDefault="00CE3B9D" w:rsidP="00134CD5">
            <w:r w:rsidRPr="00A04954">
              <w:rPr>
                <w:b/>
              </w:rPr>
              <w:t>Total</w:t>
            </w:r>
          </w:p>
        </w:tc>
        <w:tc>
          <w:tcPr>
            <w:tcW w:w="1080" w:type="dxa"/>
          </w:tcPr>
          <w:p w14:paraId="36A960D6" w14:textId="3136F14E" w:rsidR="00CE3B9D" w:rsidRPr="00A04954" w:rsidRDefault="006B4CF2" w:rsidP="00134CD5">
            <w:r w:rsidRPr="00A04954">
              <w:t>$</w:t>
            </w:r>
            <w:r w:rsidR="00CB381D">
              <w:t>133.17</w:t>
            </w:r>
          </w:p>
        </w:tc>
      </w:tr>
    </w:tbl>
    <w:p w14:paraId="3C2DCDE6" w14:textId="77777777" w:rsidR="00550333" w:rsidRDefault="00550333" w:rsidP="00134CD5"/>
    <w:p w14:paraId="0645037C" w14:textId="77777777" w:rsidR="00550333" w:rsidRDefault="00550333" w:rsidP="00134CD5"/>
    <w:tbl>
      <w:tblPr>
        <w:tblStyle w:val="TableGrid"/>
        <w:tblW w:w="0" w:type="auto"/>
        <w:jc w:val="center"/>
        <w:tblLook w:val="04A0" w:firstRow="1" w:lastRow="0" w:firstColumn="1" w:lastColumn="0" w:noHBand="0" w:noVBand="1"/>
      </w:tblPr>
      <w:tblGrid>
        <w:gridCol w:w="4675"/>
        <w:gridCol w:w="990"/>
      </w:tblGrid>
      <w:tr w:rsidR="0073665B" w14:paraId="28B3F373" w14:textId="77777777" w:rsidTr="00BF2463">
        <w:trPr>
          <w:jc w:val="center"/>
        </w:trPr>
        <w:tc>
          <w:tcPr>
            <w:tcW w:w="4675" w:type="dxa"/>
            <w:tcBorders>
              <w:top w:val="single" w:sz="4" w:space="0" w:color="auto"/>
              <w:left w:val="single" w:sz="4" w:space="0" w:color="auto"/>
              <w:bottom w:val="single" w:sz="4" w:space="0" w:color="auto"/>
              <w:right w:val="single" w:sz="4" w:space="0" w:color="auto"/>
            </w:tcBorders>
            <w:shd w:val="clear" w:color="auto" w:fill="5B9BD5" w:themeFill="accent5"/>
          </w:tcPr>
          <w:p w14:paraId="407915CF" w14:textId="352FFCE6" w:rsidR="0073665B" w:rsidRPr="00BF2463" w:rsidRDefault="00F3782C" w:rsidP="00134CD5">
            <w:pPr>
              <w:rPr>
                <w:b/>
                <w:color w:val="FFFFFF" w:themeColor="background1"/>
              </w:rPr>
            </w:pPr>
            <w:r w:rsidRPr="00BF2463">
              <w:rPr>
                <w:b/>
                <w:color w:val="FFFFFF" w:themeColor="background1"/>
              </w:rPr>
              <w:t>Materials</w:t>
            </w:r>
            <w:r w:rsidR="00BD6908" w:rsidRPr="00BF2463">
              <w:rPr>
                <w:b/>
                <w:color w:val="FFFFFF" w:themeColor="background1"/>
              </w:rPr>
              <w:t xml:space="preserve"> for Sensor Subsystem</w:t>
            </w:r>
          </w:p>
        </w:tc>
        <w:tc>
          <w:tcPr>
            <w:tcW w:w="990" w:type="dxa"/>
            <w:tcBorders>
              <w:top w:val="single" w:sz="4" w:space="0" w:color="auto"/>
              <w:left w:val="single" w:sz="4" w:space="0" w:color="auto"/>
              <w:bottom w:val="single" w:sz="4" w:space="0" w:color="auto"/>
              <w:right w:val="single" w:sz="4" w:space="0" w:color="auto"/>
            </w:tcBorders>
            <w:shd w:val="clear" w:color="auto" w:fill="5B9BD5" w:themeFill="accent5"/>
          </w:tcPr>
          <w:p w14:paraId="00466C43" w14:textId="7CBF8248" w:rsidR="0073665B" w:rsidRPr="00BF2463" w:rsidRDefault="00F3782C" w:rsidP="00134CD5">
            <w:pPr>
              <w:rPr>
                <w:b/>
                <w:color w:val="FFFFFF" w:themeColor="background1"/>
              </w:rPr>
            </w:pPr>
            <w:r w:rsidRPr="00BF2463">
              <w:rPr>
                <w:b/>
                <w:color w:val="FFFFFF" w:themeColor="background1"/>
              </w:rPr>
              <w:t>Costs</w:t>
            </w:r>
          </w:p>
        </w:tc>
      </w:tr>
      <w:tr w:rsidR="0073665B" w14:paraId="59F0AA9D" w14:textId="77777777" w:rsidTr="003A3ABF">
        <w:trPr>
          <w:jc w:val="center"/>
        </w:trPr>
        <w:tc>
          <w:tcPr>
            <w:tcW w:w="4675" w:type="dxa"/>
            <w:tcBorders>
              <w:top w:val="single" w:sz="4" w:space="0" w:color="auto"/>
            </w:tcBorders>
          </w:tcPr>
          <w:p w14:paraId="1A8F4398" w14:textId="47B2F798" w:rsidR="0073665B" w:rsidRDefault="00FC6785" w:rsidP="00134CD5">
            <w:r w:rsidRPr="000B34DA">
              <w:t>Arduino Nano</w:t>
            </w:r>
            <w:r w:rsidR="00711045">
              <w:t xml:space="preserve"> </w:t>
            </w:r>
          </w:p>
        </w:tc>
        <w:tc>
          <w:tcPr>
            <w:tcW w:w="990" w:type="dxa"/>
            <w:tcBorders>
              <w:top w:val="single" w:sz="4" w:space="0" w:color="auto"/>
            </w:tcBorders>
          </w:tcPr>
          <w:p w14:paraId="0520E4A8" w14:textId="0A094530" w:rsidR="0073665B" w:rsidRDefault="0094119C" w:rsidP="00134CD5">
            <w:r>
              <w:t>$</w:t>
            </w:r>
            <w:r w:rsidR="00216E61">
              <w:t>24.90</w:t>
            </w:r>
          </w:p>
        </w:tc>
      </w:tr>
      <w:tr w:rsidR="0073665B" w14:paraId="50B2F760" w14:textId="77777777" w:rsidTr="003A3ABF">
        <w:trPr>
          <w:jc w:val="center"/>
        </w:trPr>
        <w:tc>
          <w:tcPr>
            <w:tcW w:w="4675" w:type="dxa"/>
          </w:tcPr>
          <w:p w14:paraId="00CE41F9" w14:textId="503E0B7B" w:rsidR="0073665B" w:rsidRDefault="00257421" w:rsidP="00134CD5">
            <w:r>
              <w:t xml:space="preserve">Temperature </w:t>
            </w:r>
            <w:r w:rsidR="00EF3440">
              <w:t>+ Humidity Sensor – SHT-30</w:t>
            </w:r>
          </w:p>
        </w:tc>
        <w:tc>
          <w:tcPr>
            <w:tcW w:w="990" w:type="dxa"/>
          </w:tcPr>
          <w:p w14:paraId="03C5A761" w14:textId="2F703D8C" w:rsidR="0073665B" w:rsidRDefault="00553AF6" w:rsidP="00134CD5">
            <w:r>
              <w:t>$24.95</w:t>
            </w:r>
          </w:p>
        </w:tc>
      </w:tr>
      <w:tr w:rsidR="0073665B" w14:paraId="082A321D" w14:textId="77777777" w:rsidTr="003A3ABF">
        <w:trPr>
          <w:jc w:val="center"/>
        </w:trPr>
        <w:tc>
          <w:tcPr>
            <w:tcW w:w="4675" w:type="dxa"/>
          </w:tcPr>
          <w:p w14:paraId="7CC8F99E" w14:textId="76BCFB91" w:rsidR="0073665B" w:rsidRDefault="00863B22" w:rsidP="00134CD5">
            <w:r>
              <w:t xml:space="preserve">Mini – B to </w:t>
            </w:r>
            <w:r w:rsidR="0054620F">
              <w:t xml:space="preserve">USB A </w:t>
            </w:r>
            <w:r w:rsidR="00A06726">
              <w:t>cable</w:t>
            </w:r>
          </w:p>
        </w:tc>
        <w:tc>
          <w:tcPr>
            <w:tcW w:w="990" w:type="dxa"/>
          </w:tcPr>
          <w:p w14:paraId="451D17E3" w14:textId="6D0B82F6" w:rsidR="0073665B" w:rsidRDefault="00A06726" w:rsidP="00134CD5">
            <w:r>
              <w:t>$</w:t>
            </w:r>
            <w:r w:rsidR="00361BAB">
              <w:t>7.99</w:t>
            </w:r>
          </w:p>
        </w:tc>
      </w:tr>
      <w:tr w:rsidR="0073665B" w14:paraId="227136A9" w14:textId="77777777" w:rsidTr="003A3ABF">
        <w:trPr>
          <w:jc w:val="center"/>
        </w:trPr>
        <w:tc>
          <w:tcPr>
            <w:tcW w:w="4675" w:type="dxa"/>
          </w:tcPr>
          <w:p w14:paraId="55D1436C" w14:textId="5628F93E" w:rsidR="0073665B" w:rsidRDefault="00DB44D4" w:rsidP="00134CD5">
            <w:r>
              <w:t xml:space="preserve">Bread board </w:t>
            </w:r>
          </w:p>
        </w:tc>
        <w:tc>
          <w:tcPr>
            <w:tcW w:w="990" w:type="dxa"/>
          </w:tcPr>
          <w:p w14:paraId="58146B9C" w14:textId="6F0B722B" w:rsidR="0073665B" w:rsidRDefault="00DB44D4" w:rsidP="00134CD5">
            <w:r>
              <w:t>$3</w:t>
            </w:r>
            <w:r w:rsidR="00BE2E6E">
              <w:t>.50</w:t>
            </w:r>
          </w:p>
        </w:tc>
      </w:tr>
      <w:tr w:rsidR="0073665B" w14:paraId="0C3FF230" w14:textId="77777777" w:rsidTr="003A3ABF">
        <w:trPr>
          <w:jc w:val="center"/>
        </w:trPr>
        <w:tc>
          <w:tcPr>
            <w:tcW w:w="4675" w:type="dxa"/>
          </w:tcPr>
          <w:p w14:paraId="6C4AB5F4" w14:textId="7E609EA1" w:rsidR="0073665B" w:rsidRDefault="0013452D" w:rsidP="00134CD5">
            <w:r w:rsidRPr="00A04954">
              <w:t xml:space="preserve">NRF24L01 </w:t>
            </w:r>
            <w:r>
              <w:t>2</w:t>
            </w:r>
            <w:r w:rsidRPr="00A04954">
              <w:t>PCs</w:t>
            </w:r>
          </w:p>
        </w:tc>
        <w:tc>
          <w:tcPr>
            <w:tcW w:w="990" w:type="dxa"/>
          </w:tcPr>
          <w:p w14:paraId="09333333" w14:textId="6A9B0E8A" w:rsidR="0073665B" w:rsidRDefault="004F4970" w:rsidP="00134CD5">
            <w:r>
              <w:t>$</w:t>
            </w:r>
            <w:r w:rsidR="006F26E4">
              <w:t>7.</w:t>
            </w:r>
            <w:r w:rsidR="00BC0658">
              <w:t>35</w:t>
            </w:r>
          </w:p>
        </w:tc>
      </w:tr>
      <w:tr w:rsidR="0073665B" w14:paraId="1FC89288" w14:textId="77777777" w:rsidTr="003A3ABF">
        <w:trPr>
          <w:jc w:val="center"/>
        </w:trPr>
        <w:tc>
          <w:tcPr>
            <w:tcW w:w="4675" w:type="dxa"/>
          </w:tcPr>
          <w:p w14:paraId="0C3AD9EE" w14:textId="411A37B3" w:rsidR="0073665B" w:rsidRDefault="0073665B" w:rsidP="00134CD5"/>
        </w:tc>
        <w:tc>
          <w:tcPr>
            <w:tcW w:w="990" w:type="dxa"/>
          </w:tcPr>
          <w:p w14:paraId="48C745AB" w14:textId="75A4749A" w:rsidR="0073665B" w:rsidRDefault="0073665B" w:rsidP="00134CD5"/>
        </w:tc>
      </w:tr>
      <w:tr w:rsidR="0073665B" w14:paraId="7F85C708" w14:textId="77777777" w:rsidTr="003A3ABF">
        <w:trPr>
          <w:jc w:val="center"/>
        </w:trPr>
        <w:tc>
          <w:tcPr>
            <w:tcW w:w="4675" w:type="dxa"/>
          </w:tcPr>
          <w:p w14:paraId="6CAA23FA" w14:textId="2EA93167" w:rsidR="0073665B" w:rsidRPr="00BD6908" w:rsidRDefault="00BD6908" w:rsidP="00134CD5">
            <w:r>
              <w:rPr>
                <w:b/>
                <w:bCs/>
              </w:rPr>
              <w:t>Total:</w:t>
            </w:r>
          </w:p>
        </w:tc>
        <w:tc>
          <w:tcPr>
            <w:tcW w:w="990" w:type="dxa"/>
          </w:tcPr>
          <w:p w14:paraId="56330CFA" w14:textId="1A7687B7" w:rsidR="0073665B" w:rsidRDefault="0013452D" w:rsidP="00134CD5">
            <w:r>
              <w:t>$</w:t>
            </w:r>
            <w:r w:rsidR="006C294A">
              <w:t>68.69</w:t>
            </w:r>
          </w:p>
        </w:tc>
      </w:tr>
    </w:tbl>
    <w:p w14:paraId="41828710" w14:textId="2E11961F" w:rsidR="00F5353F" w:rsidRPr="00F5353F" w:rsidRDefault="003B11F6" w:rsidP="006203F1">
      <w:pPr>
        <w:rPr>
          <w:b/>
          <w:bCs/>
        </w:rPr>
      </w:pPr>
      <w:r>
        <w:rPr>
          <w:b/>
          <w:bCs/>
        </w:rPr>
        <w:br w:type="page"/>
      </w:r>
      <w:r w:rsidR="00F5353F" w:rsidRPr="00F5353F">
        <w:rPr>
          <w:b/>
          <w:bCs/>
        </w:rPr>
        <w:lastRenderedPageBreak/>
        <w:t>5. Semester Planning a. Gannt Chart</w:t>
      </w:r>
      <w:r w:rsidR="004D4F04">
        <w:rPr>
          <w:b/>
          <w:bCs/>
        </w:rPr>
        <w:t xml:space="preserve"> </w:t>
      </w:r>
    </w:p>
    <w:p w14:paraId="0C46016A" w14:textId="77777777" w:rsidR="00932996" w:rsidRDefault="003E311E" w:rsidP="00932996">
      <w:pPr>
        <w:keepNext/>
      </w:pPr>
      <w:r w:rsidRPr="003E311E">
        <w:rPr>
          <w:noProof/>
          <w:color w:val="FF0000"/>
        </w:rPr>
        <w:drawing>
          <wp:inline distT="0" distB="0" distL="0" distR="0" wp14:anchorId="14241597" wp14:editId="5EE8FFD8">
            <wp:extent cx="5943600" cy="2639060"/>
            <wp:effectExtent l="171450" t="171450" r="171450" b="180340"/>
            <wp:docPr id="1185547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47648" name="Picture 1" descr="A screenshot of a computer&#10;&#10;Description automatically generated"/>
                    <pic:cNvPicPr/>
                  </pic:nvPicPr>
                  <pic:blipFill>
                    <a:blip r:embed="rId21"/>
                    <a:stretch>
                      <a:fillRect/>
                    </a:stretch>
                  </pic:blipFill>
                  <pic:spPr>
                    <a:xfrm>
                      <a:off x="0" y="0"/>
                      <a:ext cx="5943600" cy="26390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0058BF7" w14:textId="52AC002F" w:rsidR="000F2E86" w:rsidRPr="000F2E86" w:rsidRDefault="00932996" w:rsidP="00BF2463">
      <w:pPr>
        <w:pStyle w:val="Caption"/>
        <w:jc w:val="center"/>
      </w:pPr>
      <w:r>
        <w:t xml:space="preserve">Figure </w:t>
      </w:r>
      <w:r w:rsidR="00A12A7B">
        <w:t>1</w:t>
      </w:r>
      <w:r w:rsidR="002F766F">
        <w:t>1</w:t>
      </w:r>
      <w:r>
        <w:t>: Gantt Chart for Overall Project. Implementation</w:t>
      </w:r>
      <w:r w:rsidR="00212C97">
        <w:t xml:space="preserve"> and</w:t>
      </w:r>
      <w:r>
        <w:t xml:space="preserve"> Testing will be </w:t>
      </w:r>
      <w:r w:rsidR="00697C4C">
        <w:t>Iterative</w:t>
      </w:r>
    </w:p>
    <w:sectPr w:rsidR="000F2E86" w:rsidRPr="000F2E86">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66964" w14:textId="77777777" w:rsidR="00623F1B" w:rsidRDefault="00623F1B">
      <w:pPr>
        <w:spacing w:after="0" w:line="240" w:lineRule="auto"/>
      </w:pPr>
      <w:r>
        <w:separator/>
      </w:r>
    </w:p>
  </w:endnote>
  <w:endnote w:type="continuationSeparator" w:id="0">
    <w:p w14:paraId="12BADF28" w14:textId="77777777" w:rsidR="00623F1B" w:rsidRDefault="00623F1B">
      <w:pPr>
        <w:spacing w:after="0" w:line="240" w:lineRule="auto"/>
      </w:pPr>
      <w:r>
        <w:continuationSeparator/>
      </w:r>
    </w:p>
  </w:endnote>
  <w:endnote w:type="continuationNotice" w:id="1">
    <w:p w14:paraId="44241973" w14:textId="77777777" w:rsidR="00623F1B" w:rsidRDefault="00623F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314541B" w14:paraId="3796175B" w14:textId="77777777" w:rsidTr="4314541B">
      <w:trPr>
        <w:trHeight w:val="300"/>
      </w:trPr>
      <w:tc>
        <w:tcPr>
          <w:tcW w:w="3120" w:type="dxa"/>
        </w:tcPr>
        <w:p w14:paraId="0BE89917" w14:textId="438AAC00" w:rsidR="4314541B" w:rsidRDefault="4314541B" w:rsidP="4314541B">
          <w:pPr>
            <w:pStyle w:val="Header"/>
            <w:ind w:left="-115"/>
          </w:pPr>
        </w:p>
      </w:tc>
      <w:tc>
        <w:tcPr>
          <w:tcW w:w="3120" w:type="dxa"/>
        </w:tcPr>
        <w:p w14:paraId="189914B1" w14:textId="46EC43BA" w:rsidR="4314541B" w:rsidRDefault="4314541B" w:rsidP="4314541B">
          <w:pPr>
            <w:pStyle w:val="Header"/>
            <w:jc w:val="center"/>
          </w:pPr>
        </w:p>
      </w:tc>
      <w:tc>
        <w:tcPr>
          <w:tcW w:w="3120" w:type="dxa"/>
        </w:tcPr>
        <w:p w14:paraId="3ED0AAA2" w14:textId="7DB243D4" w:rsidR="4314541B" w:rsidRDefault="4314541B" w:rsidP="4314541B">
          <w:pPr>
            <w:pStyle w:val="Header"/>
            <w:ind w:right="-115"/>
            <w:jc w:val="right"/>
          </w:pPr>
        </w:p>
      </w:tc>
    </w:tr>
  </w:tbl>
  <w:p w14:paraId="7048D667" w14:textId="55D07C38" w:rsidR="4314541B" w:rsidRDefault="4314541B" w:rsidP="43145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CE854" w14:textId="77777777" w:rsidR="00623F1B" w:rsidRDefault="00623F1B">
      <w:pPr>
        <w:spacing w:after="0" w:line="240" w:lineRule="auto"/>
      </w:pPr>
      <w:r>
        <w:separator/>
      </w:r>
    </w:p>
  </w:footnote>
  <w:footnote w:type="continuationSeparator" w:id="0">
    <w:p w14:paraId="28D3C1DE" w14:textId="77777777" w:rsidR="00623F1B" w:rsidRDefault="00623F1B">
      <w:pPr>
        <w:spacing w:after="0" w:line="240" w:lineRule="auto"/>
      </w:pPr>
      <w:r>
        <w:continuationSeparator/>
      </w:r>
    </w:p>
  </w:footnote>
  <w:footnote w:type="continuationNotice" w:id="1">
    <w:p w14:paraId="35E03E69" w14:textId="77777777" w:rsidR="00623F1B" w:rsidRDefault="00623F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314541B" w14:paraId="2B683654" w14:textId="77777777" w:rsidTr="4314541B">
      <w:trPr>
        <w:trHeight w:val="300"/>
      </w:trPr>
      <w:tc>
        <w:tcPr>
          <w:tcW w:w="3120" w:type="dxa"/>
        </w:tcPr>
        <w:p w14:paraId="13B5E9EF" w14:textId="6B7D4CA7" w:rsidR="4314541B" w:rsidRDefault="4314541B" w:rsidP="4314541B">
          <w:pPr>
            <w:pStyle w:val="Header"/>
            <w:ind w:left="-115"/>
          </w:pPr>
        </w:p>
      </w:tc>
      <w:tc>
        <w:tcPr>
          <w:tcW w:w="3120" w:type="dxa"/>
        </w:tcPr>
        <w:p w14:paraId="3ABCB4AE" w14:textId="7A69668F" w:rsidR="4314541B" w:rsidRDefault="4314541B" w:rsidP="4314541B">
          <w:pPr>
            <w:pStyle w:val="Header"/>
            <w:jc w:val="center"/>
          </w:pPr>
        </w:p>
      </w:tc>
      <w:tc>
        <w:tcPr>
          <w:tcW w:w="3120" w:type="dxa"/>
        </w:tcPr>
        <w:p w14:paraId="1F5A639A" w14:textId="5A8A01D8" w:rsidR="4314541B" w:rsidRDefault="4314541B" w:rsidP="4314541B">
          <w:pPr>
            <w:pStyle w:val="Header"/>
            <w:ind w:right="-115"/>
            <w:jc w:val="right"/>
          </w:pPr>
        </w:p>
      </w:tc>
    </w:tr>
  </w:tbl>
  <w:p w14:paraId="579FCC07" w14:textId="2DFB20EA" w:rsidR="4314541B" w:rsidRDefault="4314541B" w:rsidP="4314541B">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C0317"/>
    <w:multiLevelType w:val="hybridMultilevel"/>
    <w:tmpl w:val="3DCA00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987D5F"/>
    <w:multiLevelType w:val="hybridMultilevel"/>
    <w:tmpl w:val="85CA1F94"/>
    <w:lvl w:ilvl="0" w:tplc="04090001">
      <w:start w:val="1"/>
      <w:numFmt w:val="bullet"/>
      <w:lvlText w:val=""/>
      <w:lvlJc w:val="left"/>
      <w:pPr>
        <w:tabs>
          <w:tab w:val="num" w:pos="1080"/>
        </w:tabs>
        <w:ind w:left="1080" w:hanging="360"/>
      </w:pPr>
      <w:rPr>
        <w:rFonts w:ascii="Symbol" w:hAnsi="Symbol" w:hint="default"/>
      </w:rPr>
    </w:lvl>
    <w:lvl w:ilvl="1" w:tplc="3C66690A" w:tentative="1">
      <w:start w:val="1"/>
      <w:numFmt w:val="bullet"/>
      <w:lvlText w:val="•"/>
      <w:lvlJc w:val="left"/>
      <w:pPr>
        <w:tabs>
          <w:tab w:val="num" w:pos="1800"/>
        </w:tabs>
        <w:ind w:left="1800" w:hanging="360"/>
      </w:pPr>
      <w:rPr>
        <w:rFonts w:ascii="Arial" w:hAnsi="Arial" w:hint="default"/>
      </w:rPr>
    </w:lvl>
    <w:lvl w:ilvl="2" w:tplc="0722175C" w:tentative="1">
      <w:start w:val="1"/>
      <w:numFmt w:val="bullet"/>
      <w:lvlText w:val="•"/>
      <w:lvlJc w:val="left"/>
      <w:pPr>
        <w:tabs>
          <w:tab w:val="num" w:pos="2520"/>
        </w:tabs>
        <w:ind w:left="2520" w:hanging="360"/>
      </w:pPr>
      <w:rPr>
        <w:rFonts w:ascii="Arial" w:hAnsi="Arial" w:hint="default"/>
      </w:rPr>
    </w:lvl>
    <w:lvl w:ilvl="3" w:tplc="8B88446C" w:tentative="1">
      <w:start w:val="1"/>
      <w:numFmt w:val="bullet"/>
      <w:lvlText w:val="•"/>
      <w:lvlJc w:val="left"/>
      <w:pPr>
        <w:tabs>
          <w:tab w:val="num" w:pos="3240"/>
        </w:tabs>
        <w:ind w:left="3240" w:hanging="360"/>
      </w:pPr>
      <w:rPr>
        <w:rFonts w:ascii="Arial" w:hAnsi="Arial" w:hint="default"/>
      </w:rPr>
    </w:lvl>
    <w:lvl w:ilvl="4" w:tplc="38E4FA66" w:tentative="1">
      <w:start w:val="1"/>
      <w:numFmt w:val="bullet"/>
      <w:lvlText w:val="•"/>
      <w:lvlJc w:val="left"/>
      <w:pPr>
        <w:tabs>
          <w:tab w:val="num" w:pos="3960"/>
        </w:tabs>
        <w:ind w:left="3960" w:hanging="360"/>
      </w:pPr>
      <w:rPr>
        <w:rFonts w:ascii="Arial" w:hAnsi="Arial" w:hint="default"/>
      </w:rPr>
    </w:lvl>
    <w:lvl w:ilvl="5" w:tplc="CB82DB52" w:tentative="1">
      <w:start w:val="1"/>
      <w:numFmt w:val="bullet"/>
      <w:lvlText w:val="•"/>
      <w:lvlJc w:val="left"/>
      <w:pPr>
        <w:tabs>
          <w:tab w:val="num" w:pos="4680"/>
        </w:tabs>
        <w:ind w:left="4680" w:hanging="360"/>
      </w:pPr>
      <w:rPr>
        <w:rFonts w:ascii="Arial" w:hAnsi="Arial" w:hint="default"/>
      </w:rPr>
    </w:lvl>
    <w:lvl w:ilvl="6" w:tplc="53729DD8" w:tentative="1">
      <w:start w:val="1"/>
      <w:numFmt w:val="bullet"/>
      <w:lvlText w:val="•"/>
      <w:lvlJc w:val="left"/>
      <w:pPr>
        <w:tabs>
          <w:tab w:val="num" w:pos="5400"/>
        </w:tabs>
        <w:ind w:left="5400" w:hanging="360"/>
      </w:pPr>
      <w:rPr>
        <w:rFonts w:ascii="Arial" w:hAnsi="Arial" w:hint="default"/>
      </w:rPr>
    </w:lvl>
    <w:lvl w:ilvl="7" w:tplc="CFCC76F2" w:tentative="1">
      <w:start w:val="1"/>
      <w:numFmt w:val="bullet"/>
      <w:lvlText w:val="•"/>
      <w:lvlJc w:val="left"/>
      <w:pPr>
        <w:tabs>
          <w:tab w:val="num" w:pos="6120"/>
        </w:tabs>
        <w:ind w:left="6120" w:hanging="360"/>
      </w:pPr>
      <w:rPr>
        <w:rFonts w:ascii="Arial" w:hAnsi="Arial" w:hint="default"/>
      </w:rPr>
    </w:lvl>
    <w:lvl w:ilvl="8" w:tplc="80B62CD2" w:tentative="1">
      <w:start w:val="1"/>
      <w:numFmt w:val="bullet"/>
      <w:lvlText w:val="•"/>
      <w:lvlJc w:val="left"/>
      <w:pPr>
        <w:tabs>
          <w:tab w:val="num" w:pos="6840"/>
        </w:tabs>
        <w:ind w:left="6840" w:hanging="360"/>
      </w:pPr>
      <w:rPr>
        <w:rFonts w:ascii="Arial" w:hAnsi="Arial" w:hint="default"/>
      </w:rPr>
    </w:lvl>
  </w:abstractNum>
  <w:abstractNum w:abstractNumId="2" w15:restartNumberingAfterBreak="0">
    <w:nsid w:val="36DD6E88"/>
    <w:multiLevelType w:val="hybridMultilevel"/>
    <w:tmpl w:val="303A7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0925E5E"/>
    <w:multiLevelType w:val="hybridMultilevel"/>
    <w:tmpl w:val="2AA42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8E3660E"/>
    <w:multiLevelType w:val="hybridMultilevel"/>
    <w:tmpl w:val="C68457AC"/>
    <w:lvl w:ilvl="0" w:tplc="04090001">
      <w:start w:val="1"/>
      <w:numFmt w:val="bullet"/>
      <w:lvlText w:val=""/>
      <w:lvlJc w:val="left"/>
      <w:pPr>
        <w:tabs>
          <w:tab w:val="num" w:pos="1080"/>
        </w:tabs>
        <w:ind w:left="1080" w:hanging="360"/>
      </w:pPr>
      <w:rPr>
        <w:rFonts w:ascii="Symbol" w:hAnsi="Symbol" w:hint="default"/>
      </w:rPr>
    </w:lvl>
    <w:lvl w:ilvl="1" w:tplc="59D6DB9A" w:tentative="1">
      <w:start w:val="1"/>
      <w:numFmt w:val="bullet"/>
      <w:lvlText w:val="•"/>
      <w:lvlJc w:val="left"/>
      <w:pPr>
        <w:tabs>
          <w:tab w:val="num" w:pos="1800"/>
        </w:tabs>
        <w:ind w:left="1800" w:hanging="360"/>
      </w:pPr>
      <w:rPr>
        <w:rFonts w:ascii="Arial" w:hAnsi="Arial" w:hint="default"/>
      </w:rPr>
    </w:lvl>
    <w:lvl w:ilvl="2" w:tplc="64743D4A" w:tentative="1">
      <w:start w:val="1"/>
      <w:numFmt w:val="bullet"/>
      <w:lvlText w:val="•"/>
      <w:lvlJc w:val="left"/>
      <w:pPr>
        <w:tabs>
          <w:tab w:val="num" w:pos="2520"/>
        </w:tabs>
        <w:ind w:left="2520" w:hanging="360"/>
      </w:pPr>
      <w:rPr>
        <w:rFonts w:ascii="Arial" w:hAnsi="Arial" w:hint="default"/>
      </w:rPr>
    </w:lvl>
    <w:lvl w:ilvl="3" w:tplc="89889208" w:tentative="1">
      <w:start w:val="1"/>
      <w:numFmt w:val="bullet"/>
      <w:lvlText w:val="•"/>
      <w:lvlJc w:val="left"/>
      <w:pPr>
        <w:tabs>
          <w:tab w:val="num" w:pos="3240"/>
        </w:tabs>
        <w:ind w:left="3240" w:hanging="360"/>
      </w:pPr>
      <w:rPr>
        <w:rFonts w:ascii="Arial" w:hAnsi="Arial" w:hint="default"/>
      </w:rPr>
    </w:lvl>
    <w:lvl w:ilvl="4" w:tplc="A0882E04" w:tentative="1">
      <w:start w:val="1"/>
      <w:numFmt w:val="bullet"/>
      <w:lvlText w:val="•"/>
      <w:lvlJc w:val="left"/>
      <w:pPr>
        <w:tabs>
          <w:tab w:val="num" w:pos="3960"/>
        </w:tabs>
        <w:ind w:left="3960" w:hanging="360"/>
      </w:pPr>
      <w:rPr>
        <w:rFonts w:ascii="Arial" w:hAnsi="Arial" w:hint="default"/>
      </w:rPr>
    </w:lvl>
    <w:lvl w:ilvl="5" w:tplc="CE38B20E" w:tentative="1">
      <w:start w:val="1"/>
      <w:numFmt w:val="bullet"/>
      <w:lvlText w:val="•"/>
      <w:lvlJc w:val="left"/>
      <w:pPr>
        <w:tabs>
          <w:tab w:val="num" w:pos="4680"/>
        </w:tabs>
        <w:ind w:left="4680" w:hanging="360"/>
      </w:pPr>
      <w:rPr>
        <w:rFonts w:ascii="Arial" w:hAnsi="Arial" w:hint="default"/>
      </w:rPr>
    </w:lvl>
    <w:lvl w:ilvl="6" w:tplc="34FC0C5E" w:tentative="1">
      <w:start w:val="1"/>
      <w:numFmt w:val="bullet"/>
      <w:lvlText w:val="•"/>
      <w:lvlJc w:val="left"/>
      <w:pPr>
        <w:tabs>
          <w:tab w:val="num" w:pos="5400"/>
        </w:tabs>
        <w:ind w:left="5400" w:hanging="360"/>
      </w:pPr>
      <w:rPr>
        <w:rFonts w:ascii="Arial" w:hAnsi="Arial" w:hint="default"/>
      </w:rPr>
    </w:lvl>
    <w:lvl w:ilvl="7" w:tplc="DB8C0D34" w:tentative="1">
      <w:start w:val="1"/>
      <w:numFmt w:val="bullet"/>
      <w:lvlText w:val="•"/>
      <w:lvlJc w:val="left"/>
      <w:pPr>
        <w:tabs>
          <w:tab w:val="num" w:pos="6120"/>
        </w:tabs>
        <w:ind w:left="6120" w:hanging="360"/>
      </w:pPr>
      <w:rPr>
        <w:rFonts w:ascii="Arial" w:hAnsi="Arial" w:hint="default"/>
      </w:rPr>
    </w:lvl>
    <w:lvl w:ilvl="8" w:tplc="E92A90B4" w:tentative="1">
      <w:start w:val="1"/>
      <w:numFmt w:val="bullet"/>
      <w:lvlText w:val="•"/>
      <w:lvlJc w:val="left"/>
      <w:pPr>
        <w:tabs>
          <w:tab w:val="num" w:pos="6840"/>
        </w:tabs>
        <w:ind w:left="6840" w:hanging="360"/>
      </w:pPr>
      <w:rPr>
        <w:rFonts w:ascii="Arial" w:hAnsi="Arial" w:hint="default"/>
      </w:rPr>
    </w:lvl>
  </w:abstractNum>
  <w:abstractNum w:abstractNumId="5" w15:restartNumberingAfterBreak="0">
    <w:nsid w:val="4EC76827"/>
    <w:multiLevelType w:val="hybridMultilevel"/>
    <w:tmpl w:val="92009A52"/>
    <w:lvl w:ilvl="0" w:tplc="04090001">
      <w:start w:val="1"/>
      <w:numFmt w:val="bullet"/>
      <w:lvlText w:val=""/>
      <w:lvlJc w:val="left"/>
      <w:pPr>
        <w:tabs>
          <w:tab w:val="num" w:pos="1080"/>
        </w:tabs>
        <w:ind w:left="1080" w:hanging="360"/>
      </w:pPr>
      <w:rPr>
        <w:rFonts w:ascii="Symbol" w:hAnsi="Symbol" w:hint="default"/>
      </w:rPr>
    </w:lvl>
    <w:lvl w:ilvl="1" w:tplc="F766B5B4" w:tentative="1">
      <w:start w:val="1"/>
      <w:numFmt w:val="bullet"/>
      <w:lvlText w:val="•"/>
      <w:lvlJc w:val="left"/>
      <w:pPr>
        <w:tabs>
          <w:tab w:val="num" w:pos="1800"/>
        </w:tabs>
        <w:ind w:left="1800" w:hanging="360"/>
      </w:pPr>
      <w:rPr>
        <w:rFonts w:ascii="Arial" w:hAnsi="Arial" w:hint="default"/>
      </w:rPr>
    </w:lvl>
    <w:lvl w:ilvl="2" w:tplc="6B086BCE" w:tentative="1">
      <w:start w:val="1"/>
      <w:numFmt w:val="bullet"/>
      <w:lvlText w:val="•"/>
      <w:lvlJc w:val="left"/>
      <w:pPr>
        <w:tabs>
          <w:tab w:val="num" w:pos="2520"/>
        </w:tabs>
        <w:ind w:left="2520" w:hanging="360"/>
      </w:pPr>
      <w:rPr>
        <w:rFonts w:ascii="Arial" w:hAnsi="Arial" w:hint="default"/>
      </w:rPr>
    </w:lvl>
    <w:lvl w:ilvl="3" w:tplc="1FBE2B0A" w:tentative="1">
      <w:start w:val="1"/>
      <w:numFmt w:val="bullet"/>
      <w:lvlText w:val="•"/>
      <w:lvlJc w:val="left"/>
      <w:pPr>
        <w:tabs>
          <w:tab w:val="num" w:pos="3240"/>
        </w:tabs>
        <w:ind w:left="3240" w:hanging="360"/>
      </w:pPr>
      <w:rPr>
        <w:rFonts w:ascii="Arial" w:hAnsi="Arial" w:hint="default"/>
      </w:rPr>
    </w:lvl>
    <w:lvl w:ilvl="4" w:tplc="75781C38" w:tentative="1">
      <w:start w:val="1"/>
      <w:numFmt w:val="bullet"/>
      <w:lvlText w:val="•"/>
      <w:lvlJc w:val="left"/>
      <w:pPr>
        <w:tabs>
          <w:tab w:val="num" w:pos="3960"/>
        </w:tabs>
        <w:ind w:left="3960" w:hanging="360"/>
      </w:pPr>
      <w:rPr>
        <w:rFonts w:ascii="Arial" w:hAnsi="Arial" w:hint="default"/>
      </w:rPr>
    </w:lvl>
    <w:lvl w:ilvl="5" w:tplc="0540B5D8" w:tentative="1">
      <w:start w:val="1"/>
      <w:numFmt w:val="bullet"/>
      <w:lvlText w:val="•"/>
      <w:lvlJc w:val="left"/>
      <w:pPr>
        <w:tabs>
          <w:tab w:val="num" w:pos="4680"/>
        </w:tabs>
        <w:ind w:left="4680" w:hanging="360"/>
      </w:pPr>
      <w:rPr>
        <w:rFonts w:ascii="Arial" w:hAnsi="Arial" w:hint="default"/>
      </w:rPr>
    </w:lvl>
    <w:lvl w:ilvl="6" w:tplc="A6BADDF8" w:tentative="1">
      <w:start w:val="1"/>
      <w:numFmt w:val="bullet"/>
      <w:lvlText w:val="•"/>
      <w:lvlJc w:val="left"/>
      <w:pPr>
        <w:tabs>
          <w:tab w:val="num" w:pos="5400"/>
        </w:tabs>
        <w:ind w:left="5400" w:hanging="360"/>
      </w:pPr>
      <w:rPr>
        <w:rFonts w:ascii="Arial" w:hAnsi="Arial" w:hint="default"/>
      </w:rPr>
    </w:lvl>
    <w:lvl w:ilvl="7" w:tplc="0DDC2996" w:tentative="1">
      <w:start w:val="1"/>
      <w:numFmt w:val="bullet"/>
      <w:lvlText w:val="•"/>
      <w:lvlJc w:val="left"/>
      <w:pPr>
        <w:tabs>
          <w:tab w:val="num" w:pos="6120"/>
        </w:tabs>
        <w:ind w:left="6120" w:hanging="360"/>
      </w:pPr>
      <w:rPr>
        <w:rFonts w:ascii="Arial" w:hAnsi="Arial" w:hint="default"/>
      </w:rPr>
    </w:lvl>
    <w:lvl w:ilvl="8" w:tplc="BF14F462" w:tentative="1">
      <w:start w:val="1"/>
      <w:numFmt w:val="bullet"/>
      <w:lvlText w:val="•"/>
      <w:lvlJc w:val="left"/>
      <w:pPr>
        <w:tabs>
          <w:tab w:val="num" w:pos="6840"/>
        </w:tabs>
        <w:ind w:left="6840" w:hanging="360"/>
      </w:pPr>
      <w:rPr>
        <w:rFonts w:ascii="Arial" w:hAnsi="Arial" w:hint="default"/>
      </w:rPr>
    </w:lvl>
  </w:abstractNum>
  <w:num w:numId="1" w16cid:durableId="1761560728">
    <w:abstractNumId w:val="2"/>
  </w:num>
  <w:num w:numId="2" w16cid:durableId="794374828">
    <w:abstractNumId w:val="0"/>
  </w:num>
  <w:num w:numId="3" w16cid:durableId="1570654984">
    <w:abstractNumId w:val="3"/>
  </w:num>
  <w:num w:numId="4" w16cid:durableId="1655572541">
    <w:abstractNumId w:val="4"/>
  </w:num>
  <w:num w:numId="5" w16cid:durableId="1870096941">
    <w:abstractNumId w:val="1"/>
  </w:num>
  <w:num w:numId="6" w16cid:durableId="188405693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Muckell">
    <w15:presenceInfo w15:providerId="Windows Live" w15:userId="0c75f8ef3112ff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Q0sDA3MTUxsrQ0MzdR0lEKTi0uzszPAymwrAUAXzc+XCwAAAA="/>
  </w:docVars>
  <w:rsids>
    <w:rsidRoot w:val="00D43F44"/>
    <w:rsid w:val="00000365"/>
    <w:rsid w:val="00000C8D"/>
    <w:rsid w:val="00000DD5"/>
    <w:rsid w:val="00001098"/>
    <w:rsid w:val="0000109F"/>
    <w:rsid w:val="0000187E"/>
    <w:rsid w:val="000019C9"/>
    <w:rsid w:val="00001B2A"/>
    <w:rsid w:val="0000236A"/>
    <w:rsid w:val="00002F47"/>
    <w:rsid w:val="0000397D"/>
    <w:rsid w:val="00003D95"/>
    <w:rsid w:val="00003E4A"/>
    <w:rsid w:val="00004C68"/>
    <w:rsid w:val="0000523C"/>
    <w:rsid w:val="00006110"/>
    <w:rsid w:val="000061BE"/>
    <w:rsid w:val="0000793C"/>
    <w:rsid w:val="000079DF"/>
    <w:rsid w:val="0001045B"/>
    <w:rsid w:val="000106A0"/>
    <w:rsid w:val="000106E4"/>
    <w:rsid w:val="00010AF5"/>
    <w:rsid w:val="00010BFE"/>
    <w:rsid w:val="00011B0F"/>
    <w:rsid w:val="000124A9"/>
    <w:rsid w:val="00013AD0"/>
    <w:rsid w:val="00013DC7"/>
    <w:rsid w:val="00015847"/>
    <w:rsid w:val="00016F7B"/>
    <w:rsid w:val="000202F4"/>
    <w:rsid w:val="000204CC"/>
    <w:rsid w:val="00020942"/>
    <w:rsid w:val="00021DB2"/>
    <w:rsid w:val="00022279"/>
    <w:rsid w:val="000227B2"/>
    <w:rsid w:val="00023226"/>
    <w:rsid w:val="000234BF"/>
    <w:rsid w:val="000238D4"/>
    <w:rsid w:val="000241E8"/>
    <w:rsid w:val="00024793"/>
    <w:rsid w:val="00025A52"/>
    <w:rsid w:val="00025C7C"/>
    <w:rsid w:val="00026272"/>
    <w:rsid w:val="00026C2D"/>
    <w:rsid w:val="0002716C"/>
    <w:rsid w:val="000277A3"/>
    <w:rsid w:val="00032491"/>
    <w:rsid w:val="00034E84"/>
    <w:rsid w:val="00035520"/>
    <w:rsid w:val="00035641"/>
    <w:rsid w:val="000360A6"/>
    <w:rsid w:val="00036A9B"/>
    <w:rsid w:val="00036FC7"/>
    <w:rsid w:val="0003726D"/>
    <w:rsid w:val="00037D33"/>
    <w:rsid w:val="000407A5"/>
    <w:rsid w:val="00041502"/>
    <w:rsid w:val="00041DC8"/>
    <w:rsid w:val="00041E27"/>
    <w:rsid w:val="0004415C"/>
    <w:rsid w:val="00045163"/>
    <w:rsid w:val="00045E00"/>
    <w:rsid w:val="000469D4"/>
    <w:rsid w:val="00047145"/>
    <w:rsid w:val="000476ED"/>
    <w:rsid w:val="000478BA"/>
    <w:rsid w:val="00051F74"/>
    <w:rsid w:val="000527F0"/>
    <w:rsid w:val="00052F19"/>
    <w:rsid w:val="0005356E"/>
    <w:rsid w:val="000536B3"/>
    <w:rsid w:val="00053B0A"/>
    <w:rsid w:val="00053FF5"/>
    <w:rsid w:val="00055915"/>
    <w:rsid w:val="00055941"/>
    <w:rsid w:val="00057A12"/>
    <w:rsid w:val="00060D29"/>
    <w:rsid w:val="00060D71"/>
    <w:rsid w:val="00061186"/>
    <w:rsid w:val="00063199"/>
    <w:rsid w:val="00063217"/>
    <w:rsid w:val="0006339C"/>
    <w:rsid w:val="000635B9"/>
    <w:rsid w:val="0006368E"/>
    <w:rsid w:val="00064681"/>
    <w:rsid w:val="00070C55"/>
    <w:rsid w:val="000714EB"/>
    <w:rsid w:val="0007152C"/>
    <w:rsid w:val="000715E5"/>
    <w:rsid w:val="000719CF"/>
    <w:rsid w:val="00071EF9"/>
    <w:rsid w:val="00072318"/>
    <w:rsid w:val="00072CF0"/>
    <w:rsid w:val="000731BE"/>
    <w:rsid w:val="0007438B"/>
    <w:rsid w:val="00082806"/>
    <w:rsid w:val="00082D1B"/>
    <w:rsid w:val="00083512"/>
    <w:rsid w:val="00083FC5"/>
    <w:rsid w:val="000841EA"/>
    <w:rsid w:val="00084CF7"/>
    <w:rsid w:val="00085018"/>
    <w:rsid w:val="000859E9"/>
    <w:rsid w:val="00085C70"/>
    <w:rsid w:val="00085DF5"/>
    <w:rsid w:val="00085EDB"/>
    <w:rsid w:val="0009057D"/>
    <w:rsid w:val="000922C5"/>
    <w:rsid w:val="00092626"/>
    <w:rsid w:val="00094710"/>
    <w:rsid w:val="00094BBD"/>
    <w:rsid w:val="00094C6E"/>
    <w:rsid w:val="00094DB4"/>
    <w:rsid w:val="00095243"/>
    <w:rsid w:val="00095435"/>
    <w:rsid w:val="00096110"/>
    <w:rsid w:val="000968B0"/>
    <w:rsid w:val="000972F5"/>
    <w:rsid w:val="00097452"/>
    <w:rsid w:val="00097A95"/>
    <w:rsid w:val="000A01D0"/>
    <w:rsid w:val="000A0CEC"/>
    <w:rsid w:val="000A1014"/>
    <w:rsid w:val="000A130C"/>
    <w:rsid w:val="000A13DA"/>
    <w:rsid w:val="000A2E4A"/>
    <w:rsid w:val="000A41C0"/>
    <w:rsid w:val="000A4349"/>
    <w:rsid w:val="000A460A"/>
    <w:rsid w:val="000A4E9F"/>
    <w:rsid w:val="000A68EE"/>
    <w:rsid w:val="000A6B22"/>
    <w:rsid w:val="000A6F69"/>
    <w:rsid w:val="000A7003"/>
    <w:rsid w:val="000A70A7"/>
    <w:rsid w:val="000B028D"/>
    <w:rsid w:val="000B0A01"/>
    <w:rsid w:val="000B1018"/>
    <w:rsid w:val="000B10A9"/>
    <w:rsid w:val="000B1166"/>
    <w:rsid w:val="000B2A0A"/>
    <w:rsid w:val="000B34DA"/>
    <w:rsid w:val="000B35A4"/>
    <w:rsid w:val="000B448F"/>
    <w:rsid w:val="000B52C0"/>
    <w:rsid w:val="000B5CEE"/>
    <w:rsid w:val="000B5EBC"/>
    <w:rsid w:val="000B6421"/>
    <w:rsid w:val="000B6BCD"/>
    <w:rsid w:val="000B7592"/>
    <w:rsid w:val="000B76DA"/>
    <w:rsid w:val="000C12FD"/>
    <w:rsid w:val="000C23F4"/>
    <w:rsid w:val="000C24DB"/>
    <w:rsid w:val="000C354F"/>
    <w:rsid w:val="000C3AE7"/>
    <w:rsid w:val="000C3E38"/>
    <w:rsid w:val="000C3EC9"/>
    <w:rsid w:val="000C4006"/>
    <w:rsid w:val="000C565E"/>
    <w:rsid w:val="000C73B0"/>
    <w:rsid w:val="000D0586"/>
    <w:rsid w:val="000D1FF5"/>
    <w:rsid w:val="000D3FF2"/>
    <w:rsid w:val="000D4551"/>
    <w:rsid w:val="000D4644"/>
    <w:rsid w:val="000D57CE"/>
    <w:rsid w:val="000D5D98"/>
    <w:rsid w:val="000D5E79"/>
    <w:rsid w:val="000D6A2C"/>
    <w:rsid w:val="000D710F"/>
    <w:rsid w:val="000D7F99"/>
    <w:rsid w:val="000E102F"/>
    <w:rsid w:val="000E442A"/>
    <w:rsid w:val="000E4496"/>
    <w:rsid w:val="000E4E95"/>
    <w:rsid w:val="000E4E9A"/>
    <w:rsid w:val="000E516B"/>
    <w:rsid w:val="000E53E1"/>
    <w:rsid w:val="000E6F6D"/>
    <w:rsid w:val="000E7725"/>
    <w:rsid w:val="000E7B97"/>
    <w:rsid w:val="000E7BCB"/>
    <w:rsid w:val="000F1A19"/>
    <w:rsid w:val="000F2E86"/>
    <w:rsid w:val="000F319C"/>
    <w:rsid w:val="000F373E"/>
    <w:rsid w:val="000F4A04"/>
    <w:rsid w:val="000F4DB2"/>
    <w:rsid w:val="000F5353"/>
    <w:rsid w:val="000F569A"/>
    <w:rsid w:val="000F60B9"/>
    <w:rsid w:val="000F651A"/>
    <w:rsid w:val="000F6D1C"/>
    <w:rsid w:val="000F7221"/>
    <w:rsid w:val="00100BD1"/>
    <w:rsid w:val="00101145"/>
    <w:rsid w:val="00101E93"/>
    <w:rsid w:val="00104C9C"/>
    <w:rsid w:val="00105AF8"/>
    <w:rsid w:val="00106B72"/>
    <w:rsid w:val="00107014"/>
    <w:rsid w:val="00107956"/>
    <w:rsid w:val="001101E2"/>
    <w:rsid w:val="00110D68"/>
    <w:rsid w:val="001112A7"/>
    <w:rsid w:val="001115FC"/>
    <w:rsid w:val="00111CCE"/>
    <w:rsid w:val="00112A47"/>
    <w:rsid w:val="00112E4E"/>
    <w:rsid w:val="00113187"/>
    <w:rsid w:val="001159B6"/>
    <w:rsid w:val="00115D7F"/>
    <w:rsid w:val="0011697C"/>
    <w:rsid w:val="00116A3A"/>
    <w:rsid w:val="00116AC2"/>
    <w:rsid w:val="00125D28"/>
    <w:rsid w:val="001260B0"/>
    <w:rsid w:val="001260E6"/>
    <w:rsid w:val="0012683A"/>
    <w:rsid w:val="001312B2"/>
    <w:rsid w:val="00131A1A"/>
    <w:rsid w:val="0013358A"/>
    <w:rsid w:val="001335AC"/>
    <w:rsid w:val="0013452D"/>
    <w:rsid w:val="00134CD5"/>
    <w:rsid w:val="00135867"/>
    <w:rsid w:val="00135B68"/>
    <w:rsid w:val="00135BB7"/>
    <w:rsid w:val="00135D89"/>
    <w:rsid w:val="001363EF"/>
    <w:rsid w:val="00137180"/>
    <w:rsid w:val="001373A8"/>
    <w:rsid w:val="00137CD6"/>
    <w:rsid w:val="00140789"/>
    <w:rsid w:val="0014159E"/>
    <w:rsid w:val="0014172A"/>
    <w:rsid w:val="00143A3E"/>
    <w:rsid w:val="00143B67"/>
    <w:rsid w:val="00144A7A"/>
    <w:rsid w:val="0014688A"/>
    <w:rsid w:val="00147590"/>
    <w:rsid w:val="001506A1"/>
    <w:rsid w:val="00151121"/>
    <w:rsid w:val="00151E08"/>
    <w:rsid w:val="00151EEB"/>
    <w:rsid w:val="00152FDE"/>
    <w:rsid w:val="00153D66"/>
    <w:rsid w:val="00154406"/>
    <w:rsid w:val="0015442F"/>
    <w:rsid w:val="001546A9"/>
    <w:rsid w:val="0015608C"/>
    <w:rsid w:val="00156165"/>
    <w:rsid w:val="001576A2"/>
    <w:rsid w:val="001612A4"/>
    <w:rsid w:val="00161816"/>
    <w:rsid w:val="0016186F"/>
    <w:rsid w:val="00162A49"/>
    <w:rsid w:val="001656A5"/>
    <w:rsid w:val="00166383"/>
    <w:rsid w:val="0016795C"/>
    <w:rsid w:val="00167A0C"/>
    <w:rsid w:val="00170948"/>
    <w:rsid w:val="00170B20"/>
    <w:rsid w:val="00171484"/>
    <w:rsid w:val="001719DC"/>
    <w:rsid w:val="00171B6F"/>
    <w:rsid w:val="00171D8A"/>
    <w:rsid w:val="00172327"/>
    <w:rsid w:val="00172F50"/>
    <w:rsid w:val="00174018"/>
    <w:rsid w:val="001740E8"/>
    <w:rsid w:val="0017498B"/>
    <w:rsid w:val="00174CFB"/>
    <w:rsid w:val="00175277"/>
    <w:rsid w:val="001766EE"/>
    <w:rsid w:val="00176F0E"/>
    <w:rsid w:val="001809DB"/>
    <w:rsid w:val="0018177F"/>
    <w:rsid w:val="0018260B"/>
    <w:rsid w:val="00182D6A"/>
    <w:rsid w:val="00184444"/>
    <w:rsid w:val="00185288"/>
    <w:rsid w:val="001865CC"/>
    <w:rsid w:val="00187061"/>
    <w:rsid w:val="001871E3"/>
    <w:rsid w:val="0018754B"/>
    <w:rsid w:val="00187618"/>
    <w:rsid w:val="00190A2D"/>
    <w:rsid w:val="00190A6C"/>
    <w:rsid w:val="00190DE9"/>
    <w:rsid w:val="00192605"/>
    <w:rsid w:val="00192F2F"/>
    <w:rsid w:val="0019350C"/>
    <w:rsid w:val="00193F84"/>
    <w:rsid w:val="00194B37"/>
    <w:rsid w:val="0019505B"/>
    <w:rsid w:val="0019540B"/>
    <w:rsid w:val="00196087"/>
    <w:rsid w:val="001A0C77"/>
    <w:rsid w:val="001A100C"/>
    <w:rsid w:val="001A198F"/>
    <w:rsid w:val="001A2012"/>
    <w:rsid w:val="001A6A22"/>
    <w:rsid w:val="001B0197"/>
    <w:rsid w:val="001B09A5"/>
    <w:rsid w:val="001B240D"/>
    <w:rsid w:val="001B26A5"/>
    <w:rsid w:val="001B3771"/>
    <w:rsid w:val="001B3B60"/>
    <w:rsid w:val="001B3E21"/>
    <w:rsid w:val="001B51F2"/>
    <w:rsid w:val="001B53F5"/>
    <w:rsid w:val="001B59B3"/>
    <w:rsid w:val="001B6708"/>
    <w:rsid w:val="001B7676"/>
    <w:rsid w:val="001B7D3B"/>
    <w:rsid w:val="001C1666"/>
    <w:rsid w:val="001C21CA"/>
    <w:rsid w:val="001C4360"/>
    <w:rsid w:val="001C48BA"/>
    <w:rsid w:val="001C5AF8"/>
    <w:rsid w:val="001C65FE"/>
    <w:rsid w:val="001C6CED"/>
    <w:rsid w:val="001C6EB1"/>
    <w:rsid w:val="001C72B5"/>
    <w:rsid w:val="001C7D19"/>
    <w:rsid w:val="001D0CCB"/>
    <w:rsid w:val="001D124C"/>
    <w:rsid w:val="001D1789"/>
    <w:rsid w:val="001D1C40"/>
    <w:rsid w:val="001D27B8"/>
    <w:rsid w:val="001D2ACC"/>
    <w:rsid w:val="001D2C0B"/>
    <w:rsid w:val="001D4E97"/>
    <w:rsid w:val="001D50FF"/>
    <w:rsid w:val="001D51A7"/>
    <w:rsid w:val="001D59E6"/>
    <w:rsid w:val="001D59FC"/>
    <w:rsid w:val="001D5B29"/>
    <w:rsid w:val="001D7362"/>
    <w:rsid w:val="001E0DDC"/>
    <w:rsid w:val="001E1715"/>
    <w:rsid w:val="001E28FA"/>
    <w:rsid w:val="001E29FD"/>
    <w:rsid w:val="001E31B5"/>
    <w:rsid w:val="001E388E"/>
    <w:rsid w:val="001E409C"/>
    <w:rsid w:val="001E46D1"/>
    <w:rsid w:val="001E54DB"/>
    <w:rsid w:val="001E578A"/>
    <w:rsid w:val="001E6338"/>
    <w:rsid w:val="001E753D"/>
    <w:rsid w:val="001E77E0"/>
    <w:rsid w:val="001F0DA2"/>
    <w:rsid w:val="001F10E8"/>
    <w:rsid w:val="001F121A"/>
    <w:rsid w:val="001F1413"/>
    <w:rsid w:val="001F1470"/>
    <w:rsid w:val="001F2B4B"/>
    <w:rsid w:val="001F2BA4"/>
    <w:rsid w:val="001F33B5"/>
    <w:rsid w:val="001F3476"/>
    <w:rsid w:val="001F474A"/>
    <w:rsid w:val="001F59B8"/>
    <w:rsid w:val="001F6E1B"/>
    <w:rsid w:val="002008C9"/>
    <w:rsid w:val="0020131B"/>
    <w:rsid w:val="00201524"/>
    <w:rsid w:val="00201B75"/>
    <w:rsid w:val="00202047"/>
    <w:rsid w:val="00202676"/>
    <w:rsid w:val="00202CF1"/>
    <w:rsid w:val="0020357A"/>
    <w:rsid w:val="00203871"/>
    <w:rsid w:val="00204743"/>
    <w:rsid w:val="00204BEB"/>
    <w:rsid w:val="0020570E"/>
    <w:rsid w:val="00205C02"/>
    <w:rsid w:val="002060F3"/>
    <w:rsid w:val="0020621B"/>
    <w:rsid w:val="0020670C"/>
    <w:rsid w:val="00206FC2"/>
    <w:rsid w:val="00210071"/>
    <w:rsid w:val="00211FC5"/>
    <w:rsid w:val="00212C97"/>
    <w:rsid w:val="00213F64"/>
    <w:rsid w:val="002144BD"/>
    <w:rsid w:val="00216629"/>
    <w:rsid w:val="00216E61"/>
    <w:rsid w:val="00220927"/>
    <w:rsid w:val="00220E38"/>
    <w:rsid w:val="00220FFC"/>
    <w:rsid w:val="0022297B"/>
    <w:rsid w:val="00222D1A"/>
    <w:rsid w:val="00222F1C"/>
    <w:rsid w:val="00223233"/>
    <w:rsid w:val="00224E90"/>
    <w:rsid w:val="002250D1"/>
    <w:rsid w:val="00227D4C"/>
    <w:rsid w:val="00230338"/>
    <w:rsid w:val="002319DB"/>
    <w:rsid w:val="00231E20"/>
    <w:rsid w:val="002330AE"/>
    <w:rsid w:val="00233C90"/>
    <w:rsid w:val="00234730"/>
    <w:rsid w:val="002351B8"/>
    <w:rsid w:val="002367CB"/>
    <w:rsid w:val="0023697C"/>
    <w:rsid w:val="002402D2"/>
    <w:rsid w:val="0024249C"/>
    <w:rsid w:val="00244359"/>
    <w:rsid w:val="00244F5E"/>
    <w:rsid w:val="00245650"/>
    <w:rsid w:val="002458AA"/>
    <w:rsid w:val="00246B34"/>
    <w:rsid w:val="00246D0C"/>
    <w:rsid w:val="00250168"/>
    <w:rsid w:val="00250B27"/>
    <w:rsid w:val="0025132C"/>
    <w:rsid w:val="00251604"/>
    <w:rsid w:val="00252226"/>
    <w:rsid w:val="002522D7"/>
    <w:rsid w:val="00252A7D"/>
    <w:rsid w:val="00253627"/>
    <w:rsid w:val="002536EF"/>
    <w:rsid w:val="00253A96"/>
    <w:rsid w:val="00257421"/>
    <w:rsid w:val="00257814"/>
    <w:rsid w:val="00260EA1"/>
    <w:rsid w:val="00261052"/>
    <w:rsid w:val="00261A75"/>
    <w:rsid w:val="00261A76"/>
    <w:rsid w:val="00263819"/>
    <w:rsid w:val="00263BCC"/>
    <w:rsid w:val="002640B4"/>
    <w:rsid w:val="0026433D"/>
    <w:rsid w:val="0026561E"/>
    <w:rsid w:val="00265D39"/>
    <w:rsid w:val="00266588"/>
    <w:rsid w:val="00266B8A"/>
    <w:rsid w:val="0026702E"/>
    <w:rsid w:val="0026752C"/>
    <w:rsid w:val="002679ED"/>
    <w:rsid w:val="00267FEB"/>
    <w:rsid w:val="002715D9"/>
    <w:rsid w:val="00271C66"/>
    <w:rsid w:val="0027278A"/>
    <w:rsid w:val="0027429D"/>
    <w:rsid w:val="00274380"/>
    <w:rsid w:val="00275FC5"/>
    <w:rsid w:val="00276774"/>
    <w:rsid w:val="00276A99"/>
    <w:rsid w:val="00277AD7"/>
    <w:rsid w:val="00280F47"/>
    <w:rsid w:val="002817A8"/>
    <w:rsid w:val="00281AF8"/>
    <w:rsid w:val="00282383"/>
    <w:rsid w:val="002827E6"/>
    <w:rsid w:val="00282B0E"/>
    <w:rsid w:val="00283195"/>
    <w:rsid w:val="0028371A"/>
    <w:rsid w:val="00284BB5"/>
    <w:rsid w:val="00285B48"/>
    <w:rsid w:val="00285EB4"/>
    <w:rsid w:val="00286756"/>
    <w:rsid w:val="00287542"/>
    <w:rsid w:val="0029008F"/>
    <w:rsid w:val="00290950"/>
    <w:rsid w:val="00290C13"/>
    <w:rsid w:val="00291F83"/>
    <w:rsid w:val="00292210"/>
    <w:rsid w:val="00292EE4"/>
    <w:rsid w:val="00293B4E"/>
    <w:rsid w:val="00294373"/>
    <w:rsid w:val="00295CDA"/>
    <w:rsid w:val="002972C7"/>
    <w:rsid w:val="00297D43"/>
    <w:rsid w:val="00297FE3"/>
    <w:rsid w:val="002A00DC"/>
    <w:rsid w:val="002A0107"/>
    <w:rsid w:val="002A0775"/>
    <w:rsid w:val="002A093B"/>
    <w:rsid w:val="002A113B"/>
    <w:rsid w:val="002A11FD"/>
    <w:rsid w:val="002A3DE0"/>
    <w:rsid w:val="002A42A7"/>
    <w:rsid w:val="002A47B5"/>
    <w:rsid w:val="002A4BDD"/>
    <w:rsid w:val="002A53A9"/>
    <w:rsid w:val="002A558A"/>
    <w:rsid w:val="002A65B0"/>
    <w:rsid w:val="002A74AA"/>
    <w:rsid w:val="002A77F7"/>
    <w:rsid w:val="002B190C"/>
    <w:rsid w:val="002B1B0E"/>
    <w:rsid w:val="002B2964"/>
    <w:rsid w:val="002B4EB9"/>
    <w:rsid w:val="002B5408"/>
    <w:rsid w:val="002B54D5"/>
    <w:rsid w:val="002B582C"/>
    <w:rsid w:val="002B7423"/>
    <w:rsid w:val="002B7543"/>
    <w:rsid w:val="002C01E3"/>
    <w:rsid w:val="002C19E9"/>
    <w:rsid w:val="002C34DD"/>
    <w:rsid w:val="002C3B71"/>
    <w:rsid w:val="002C41F4"/>
    <w:rsid w:val="002C4FE6"/>
    <w:rsid w:val="002C5D2B"/>
    <w:rsid w:val="002C5DAA"/>
    <w:rsid w:val="002C6762"/>
    <w:rsid w:val="002C730F"/>
    <w:rsid w:val="002C7C1B"/>
    <w:rsid w:val="002D01F7"/>
    <w:rsid w:val="002D1B29"/>
    <w:rsid w:val="002D38BC"/>
    <w:rsid w:val="002D47FD"/>
    <w:rsid w:val="002D5C07"/>
    <w:rsid w:val="002D5F20"/>
    <w:rsid w:val="002E1C9D"/>
    <w:rsid w:val="002E3060"/>
    <w:rsid w:val="002E34B7"/>
    <w:rsid w:val="002E3887"/>
    <w:rsid w:val="002E748C"/>
    <w:rsid w:val="002F0FFF"/>
    <w:rsid w:val="002F1709"/>
    <w:rsid w:val="002F37E6"/>
    <w:rsid w:val="002F766F"/>
    <w:rsid w:val="00300CB7"/>
    <w:rsid w:val="00300D25"/>
    <w:rsid w:val="0030100A"/>
    <w:rsid w:val="00301156"/>
    <w:rsid w:val="00301867"/>
    <w:rsid w:val="00302920"/>
    <w:rsid w:val="00304992"/>
    <w:rsid w:val="00304F57"/>
    <w:rsid w:val="00305739"/>
    <w:rsid w:val="00306128"/>
    <w:rsid w:val="00306C45"/>
    <w:rsid w:val="00307300"/>
    <w:rsid w:val="00307734"/>
    <w:rsid w:val="0030780C"/>
    <w:rsid w:val="00307E64"/>
    <w:rsid w:val="003107EE"/>
    <w:rsid w:val="00311786"/>
    <w:rsid w:val="003120CA"/>
    <w:rsid w:val="003124F3"/>
    <w:rsid w:val="00312AE9"/>
    <w:rsid w:val="00313257"/>
    <w:rsid w:val="003132A3"/>
    <w:rsid w:val="00313E69"/>
    <w:rsid w:val="0031556F"/>
    <w:rsid w:val="003158B8"/>
    <w:rsid w:val="00317AC9"/>
    <w:rsid w:val="003201C8"/>
    <w:rsid w:val="003213D2"/>
    <w:rsid w:val="00321E90"/>
    <w:rsid w:val="00322430"/>
    <w:rsid w:val="00323812"/>
    <w:rsid w:val="00323A8C"/>
    <w:rsid w:val="00323B91"/>
    <w:rsid w:val="00325116"/>
    <w:rsid w:val="00325EB4"/>
    <w:rsid w:val="00326178"/>
    <w:rsid w:val="00326B5F"/>
    <w:rsid w:val="003277AF"/>
    <w:rsid w:val="003301FC"/>
    <w:rsid w:val="0033129B"/>
    <w:rsid w:val="003312D9"/>
    <w:rsid w:val="0033241C"/>
    <w:rsid w:val="0033284D"/>
    <w:rsid w:val="00333146"/>
    <w:rsid w:val="00333B61"/>
    <w:rsid w:val="003346FB"/>
    <w:rsid w:val="003349D2"/>
    <w:rsid w:val="00335958"/>
    <w:rsid w:val="00335987"/>
    <w:rsid w:val="00335A41"/>
    <w:rsid w:val="00336A75"/>
    <w:rsid w:val="0033779F"/>
    <w:rsid w:val="003378E4"/>
    <w:rsid w:val="00337A84"/>
    <w:rsid w:val="0034099C"/>
    <w:rsid w:val="00340B18"/>
    <w:rsid w:val="00340DF4"/>
    <w:rsid w:val="003439A7"/>
    <w:rsid w:val="00343C22"/>
    <w:rsid w:val="00345A0B"/>
    <w:rsid w:val="00346A6D"/>
    <w:rsid w:val="00347B29"/>
    <w:rsid w:val="00347E91"/>
    <w:rsid w:val="0035244C"/>
    <w:rsid w:val="00353136"/>
    <w:rsid w:val="003535AC"/>
    <w:rsid w:val="00353849"/>
    <w:rsid w:val="0035420E"/>
    <w:rsid w:val="003544AF"/>
    <w:rsid w:val="00354567"/>
    <w:rsid w:val="00355005"/>
    <w:rsid w:val="00355042"/>
    <w:rsid w:val="0035537F"/>
    <w:rsid w:val="003558DC"/>
    <w:rsid w:val="00355AC0"/>
    <w:rsid w:val="0036055A"/>
    <w:rsid w:val="00360FC3"/>
    <w:rsid w:val="00361A1F"/>
    <w:rsid w:val="00361BAB"/>
    <w:rsid w:val="00361C09"/>
    <w:rsid w:val="00362015"/>
    <w:rsid w:val="00362836"/>
    <w:rsid w:val="003629CA"/>
    <w:rsid w:val="00363BFC"/>
    <w:rsid w:val="003650F7"/>
    <w:rsid w:val="0036527F"/>
    <w:rsid w:val="00365C25"/>
    <w:rsid w:val="0036605C"/>
    <w:rsid w:val="00366955"/>
    <w:rsid w:val="00366A58"/>
    <w:rsid w:val="00366DF1"/>
    <w:rsid w:val="003674D5"/>
    <w:rsid w:val="00367A93"/>
    <w:rsid w:val="0037063F"/>
    <w:rsid w:val="003706B4"/>
    <w:rsid w:val="00371A1B"/>
    <w:rsid w:val="00373897"/>
    <w:rsid w:val="003742CC"/>
    <w:rsid w:val="00374357"/>
    <w:rsid w:val="00374751"/>
    <w:rsid w:val="00381834"/>
    <w:rsid w:val="0038357A"/>
    <w:rsid w:val="0038363B"/>
    <w:rsid w:val="00383D8A"/>
    <w:rsid w:val="00384A0D"/>
    <w:rsid w:val="00384B35"/>
    <w:rsid w:val="0038557D"/>
    <w:rsid w:val="00386261"/>
    <w:rsid w:val="00386B02"/>
    <w:rsid w:val="00387190"/>
    <w:rsid w:val="003905A5"/>
    <w:rsid w:val="003916FF"/>
    <w:rsid w:val="00391FF6"/>
    <w:rsid w:val="0039283F"/>
    <w:rsid w:val="00393770"/>
    <w:rsid w:val="00393901"/>
    <w:rsid w:val="003939B0"/>
    <w:rsid w:val="00393F39"/>
    <w:rsid w:val="0039408A"/>
    <w:rsid w:val="00394F72"/>
    <w:rsid w:val="00395481"/>
    <w:rsid w:val="003956D9"/>
    <w:rsid w:val="00396C37"/>
    <w:rsid w:val="003972AE"/>
    <w:rsid w:val="0039747A"/>
    <w:rsid w:val="00397693"/>
    <w:rsid w:val="00397C75"/>
    <w:rsid w:val="00397D33"/>
    <w:rsid w:val="003A03C5"/>
    <w:rsid w:val="003A0C68"/>
    <w:rsid w:val="003A0F1B"/>
    <w:rsid w:val="003A1693"/>
    <w:rsid w:val="003A3ABF"/>
    <w:rsid w:val="003A3D41"/>
    <w:rsid w:val="003A3E08"/>
    <w:rsid w:val="003A5477"/>
    <w:rsid w:val="003A5B45"/>
    <w:rsid w:val="003A61E1"/>
    <w:rsid w:val="003A661D"/>
    <w:rsid w:val="003A6705"/>
    <w:rsid w:val="003A6876"/>
    <w:rsid w:val="003A6FED"/>
    <w:rsid w:val="003B09AF"/>
    <w:rsid w:val="003B11F6"/>
    <w:rsid w:val="003B19FE"/>
    <w:rsid w:val="003B46A5"/>
    <w:rsid w:val="003B4788"/>
    <w:rsid w:val="003B5F46"/>
    <w:rsid w:val="003B72FE"/>
    <w:rsid w:val="003B7465"/>
    <w:rsid w:val="003B7D92"/>
    <w:rsid w:val="003C0B96"/>
    <w:rsid w:val="003C1713"/>
    <w:rsid w:val="003C1B1C"/>
    <w:rsid w:val="003C55DD"/>
    <w:rsid w:val="003C5791"/>
    <w:rsid w:val="003C5F46"/>
    <w:rsid w:val="003C60C1"/>
    <w:rsid w:val="003C6274"/>
    <w:rsid w:val="003D1DE2"/>
    <w:rsid w:val="003D1E52"/>
    <w:rsid w:val="003D23F4"/>
    <w:rsid w:val="003D28CB"/>
    <w:rsid w:val="003D3F40"/>
    <w:rsid w:val="003D4D3D"/>
    <w:rsid w:val="003D54F3"/>
    <w:rsid w:val="003D5FC4"/>
    <w:rsid w:val="003D6DB1"/>
    <w:rsid w:val="003E04EB"/>
    <w:rsid w:val="003E053D"/>
    <w:rsid w:val="003E0CC4"/>
    <w:rsid w:val="003E11E7"/>
    <w:rsid w:val="003E311E"/>
    <w:rsid w:val="003E38EF"/>
    <w:rsid w:val="003E5529"/>
    <w:rsid w:val="003E5637"/>
    <w:rsid w:val="003E5724"/>
    <w:rsid w:val="003E5741"/>
    <w:rsid w:val="003E677A"/>
    <w:rsid w:val="003E6B3E"/>
    <w:rsid w:val="003E6EF2"/>
    <w:rsid w:val="003E7B25"/>
    <w:rsid w:val="003F00A4"/>
    <w:rsid w:val="003F14FA"/>
    <w:rsid w:val="003F2876"/>
    <w:rsid w:val="003F2933"/>
    <w:rsid w:val="003F2A82"/>
    <w:rsid w:val="003F2C40"/>
    <w:rsid w:val="003F2E22"/>
    <w:rsid w:val="003F4286"/>
    <w:rsid w:val="003F4DBF"/>
    <w:rsid w:val="003F5A1F"/>
    <w:rsid w:val="003F5D73"/>
    <w:rsid w:val="003F5FE6"/>
    <w:rsid w:val="003F6103"/>
    <w:rsid w:val="003F6D9A"/>
    <w:rsid w:val="003F6F73"/>
    <w:rsid w:val="003F7120"/>
    <w:rsid w:val="003F779B"/>
    <w:rsid w:val="004002F4"/>
    <w:rsid w:val="00400D09"/>
    <w:rsid w:val="0040177B"/>
    <w:rsid w:val="00402183"/>
    <w:rsid w:val="00402C99"/>
    <w:rsid w:val="00402F36"/>
    <w:rsid w:val="00403918"/>
    <w:rsid w:val="00404BED"/>
    <w:rsid w:val="00406229"/>
    <w:rsid w:val="004070A7"/>
    <w:rsid w:val="004101DC"/>
    <w:rsid w:val="00411FA1"/>
    <w:rsid w:val="004128B2"/>
    <w:rsid w:val="004129C2"/>
    <w:rsid w:val="0041412C"/>
    <w:rsid w:val="004144A0"/>
    <w:rsid w:val="00414D77"/>
    <w:rsid w:val="00415734"/>
    <w:rsid w:val="004178E9"/>
    <w:rsid w:val="00420620"/>
    <w:rsid w:val="00423201"/>
    <w:rsid w:val="00423533"/>
    <w:rsid w:val="00423887"/>
    <w:rsid w:val="00424B7C"/>
    <w:rsid w:val="00424BD5"/>
    <w:rsid w:val="00425117"/>
    <w:rsid w:val="0042538A"/>
    <w:rsid w:val="00425A35"/>
    <w:rsid w:val="00425F30"/>
    <w:rsid w:val="0042611D"/>
    <w:rsid w:val="004312F7"/>
    <w:rsid w:val="004318D9"/>
    <w:rsid w:val="00431C5C"/>
    <w:rsid w:val="00431FEA"/>
    <w:rsid w:val="00432BE2"/>
    <w:rsid w:val="004334FB"/>
    <w:rsid w:val="0043380B"/>
    <w:rsid w:val="00433C61"/>
    <w:rsid w:val="00435B1F"/>
    <w:rsid w:val="004362A6"/>
    <w:rsid w:val="00436443"/>
    <w:rsid w:val="00437B18"/>
    <w:rsid w:val="0044012B"/>
    <w:rsid w:val="004405AF"/>
    <w:rsid w:val="004425ED"/>
    <w:rsid w:val="00442FBF"/>
    <w:rsid w:val="00443153"/>
    <w:rsid w:val="00443505"/>
    <w:rsid w:val="00444487"/>
    <w:rsid w:val="0044492A"/>
    <w:rsid w:val="00452BB1"/>
    <w:rsid w:val="00453913"/>
    <w:rsid w:val="0045459F"/>
    <w:rsid w:val="004561D3"/>
    <w:rsid w:val="00457258"/>
    <w:rsid w:val="00457721"/>
    <w:rsid w:val="0046090A"/>
    <w:rsid w:val="00460AAB"/>
    <w:rsid w:val="004626DA"/>
    <w:rsid w:val="004630F6"/>
    <w:rsid w:val="00463696"/>
    <w:rsid w:val="004636F6"/>
    <w:rsid w:val="00464CA6"/>
    <w:rsid w:val="00464DAA"/>
    <w:rsid w:val="00464DF9"/>
    <w:rsid w:val="00465B3C"/>
    <w:rsid w:val="00465B81"/>
    <w:rsid w:val="00465BB4"/>
    <w:rsid w:val="00465BBA"/>
    <w:rsid w:val="00466E90"/>
    <w:rsid w:val="00466F91"/>
    <w:rsid w:val="0046754A"/>
    <w:rsid w:val="004676B6"/>
    <w:rsid w:val="00467ACA"/>
    <w:rsid w:val="004702B8"/>
    <w:rsid w:val="004704E3"/>
    <w:rsid w:val="0047174D"/>
    <w:rsid w:val="00471D06"/>
    <w:rsid w:val="00472C44"/>
    <w:rsid w:val="00472CBE"/>
    <w:rsid w:val="00473427"/>
    <w:rsid w:val="00473F26"/>
    <w:rsid w:val="00474047"/>
    <w:rsid w:val="004749F0"/>
    <w:rsid w:val="00477394"/>
    <w:rsid w:val="00480354"/>
    <w:rsid w:val="00483E4D"/>
    <w:rsid w:val="00484A4E"/>
    <w:rsid w:val="004858B9"/>
    <w:rsid w:val="00485ED7"/>
    <w:rsid w:val="00486051"/>
    <w:rsid w:val="00487225"/>
    <w:rsid w:val="00487F08"/>
    <w:rsid w:val="004911F5"/>
    <w:rsid w:val="00491490"/>
    <w:rsid w:val="00492DCE"/>
    <w:rsid w:val="00493682"/>
    <w:rsid w:val="004938B5"/>
    <w:rsid w:val="00493918"/>
    <w:rsid w:val="00493F37"/>
    <w:rsid w:val="00494747"/>
    <w:rsid w:val="00494B6B"/>
    <w:rsid w:val="004960C7"/>
    <w:rsid w:val="00496CAF"/>
    <w:rsid w:val="004A0D79"/>
    <w:rsid w:val="004A0EB4"/>
    <w:rsid w:val="004A1444"/>
    <w:rsid w:val="004A5658"/>
    <w:rsid w:val="004A6246"/>
    <w:rsid w:val="004A6794"/>
    <w:rsid w:val="004A7E25"/>
    <w:rsid w:val="004B00BE"/>
    <w:rsid w:val="004B01AA"/>
    <w:rsid w:val="004B0534"/>
    <w:rsid w:val="004B1A23"/>
    <w:rsid w:val="004B1AA1"/>
    <w:rsid w:val="004B23AF"/>
    <w:rsid w:val="004B292F"/>
    <w:rsid w:val="004B3353"/>
    <w:rsid w:val="004B399B"/>
    <w:rsid w:val="004B3F6A"/>
    <w:rsid w:val="004B42CB"/>
    <w:rsid w:val="004B4490"/>
    <w:rsid w:val="004B528B"/>
    <w:rsid w:val="004B5487"/>
    <w:rsid w:val="004B59D6"/>
    <w:rsid w:val="004B5BCD"/>
    <w:rsid w:val="004B674A"/>
    <w:rsid w:val="004B6CFE"/>
    <w:rsid w:val="004B6DF4"/>
    <w:rsid w:val="004C1A44"/>
    <w:rsid w:val="004C1B46"/>
    <w:rsid w:val="004C20DA"/>
    <w:rsid w:val="004C220F"/>
    <w:rsid w:val="004C2DF4"/>
    <w:rsid w:val="004C354B"/>
    <w:rsid w:val="004C4042"/>
    <w:rsid w:val="004C56B2"/>
    <w:rsid w:val="004C5B67"/>
    <w:rsid w:val="004C685F"/>
    <w:rsid w:val="004C6AB1"/>
    <w:rsid w:val="004C75E8"/>
    <w:rsid w:val="004C7AD9"/>
    <w:rsid w:val="004C7CA4"/>
    <w:rsid w:val="004D10EE"/>
    <w:rsid w:val="004D14E2"/>
    <w:rsid w:val="004D1AAE"/>
    <w:rsid w:val="004D2113"/>
    <w:rsid w:val="004D23E9"/>
    <w:rsid w:val="004D3E3C"/>
    <w:rsid w:val="004D4E9B"/>
    <w:rsid w:val="004D4F04"/>
    <w:rsid w:val="004D52E6"/>
    <w:rsid w:val="004D6436"/>
    <w:rsid w:val="004D6BDF"/>
    <w:rsid w:val="004E0ACC"/>
    <w:rsid w:val="004E0E90"/>
    <w:rsid w:val="004E1AF5"/>
    <w:rsid w:val="004E335B"/>
    <w:rsid w:val="004E42F4"/>
    <w:rsid w:val="004E4445"/>
    <w:rsid w:val="004E5881"/>
    <w:rsid w:val="004E5D9A"/>
    <w:rsid w:val="004E6067"/>
    <w:rsid w:val="004F07C2"/>
    <w:rsid w:val="004F0856"/>
    <w:rsid w:val="004F0E7B"/>
    <w:rsid w:val="004F1A8E"/>
    <w:rsid w:val="004F213D"/>
    <w:rsid w:val="004F2742"/>
    <w:rsid w:val="004F3C58"/>
    <w:rsid w:val="004F43F1"/>
    <w:rsid w:val="004F4970"/>
    <w:rsid w:val="004F4EF1"/>
    <w:rsid w:val="004F53BB"/>
    <w:rsid w:val="004F5E11"/>
    <w:rsid w:val="004F6736"/>
    <w:rsid w:val="004F6E7D"/>
    <w:rsid w:val="00500227"/>
    <w:rsid w:val="00501886"/>
    <w:rsid w:val="00501DBC"/>
    <w:rsid w:val="00502193"/>
    <w:rsid w:val="0050222F"/>
    <w:rsid w:val="00503498"/>
    <w:rsid w:val="005034C9"/>
    <w:rsid w:val="0050412B"/>
    <w:rsid w:val="005059EA"/>
    <w:rsid w:val="00507AA3"/>
    <w:rsid w:val="00507E32"/>
    <w:rsid w:val="0051164B"/>
    <w:rsid w:val="00511D43"/>
    <w:rsid w:val="00514348"/>
    <w:rsid w:val="00515669"/>
    <w:rsid w:val="00516932"/>
    <w:rsid w:val="00516E80"/>
    <w:rsid w:val="0052030C"/>
    <w:rsid w:val="00521196"/>
    <w:rsid w:val="00521786"/>
    <w:rsid w:val="0052286A"/>
    <w:rsid w:val="005235D8"/>
    <w:rsid w:val="00523B40"/>
    <w:rsid w:val="00523C17"/>
    <w:rsid w:val="0052424B"/>
    <w:rsid w:val="005247D3"/>
    <w:rsid w:val="00524CC5"/>
    <w:rsid w:val="00525239"/>
    <w:rsid w:val="005261CF"/>
    <w:rsid w:val="0052680B"/>
    <w:rsid w:val="00526FF5"/>
    <w:rsid w:val="00527552"/>
    <w:rsid w:val="00527CF7"/>
    <w:rsid w:val="00530DA0"/>
    <w:rsid w:val="0053106A"/>
    <w:rsid w:val="00531365"/>
    <w:rsid w:val="00532575"/>
    <w:rsid w:val="005327CB"/>
    <w:rsid w:val="00536235"/>
    <w:rsid w:val="00536844"/>
    <w:rsid w:val="00536C70"/>
    <w:rsid w:val="00537602"/>
    <w:rsid w:val="0053775A"/>
    <w:rsid w:val="00540E81"/>
    <w:rsid w:val="00541ABB"/>
    <w:rsid w:val="005421B8"/>
    <w:rsid w:val="00543419"/>
    <w:rsid w:val="00543994"/>
    <w:rsid w:val="00543D4D"/>
    <w:rsid w:val="00543FFF"/>
    <w:rsid w:val="0054445B"/>
    <w:rsid w:val="00544AB6"/>
    <w:rsid w:val="0054620F"/>
    <w:rsid w:val="00546D3B"/>
    <w:rsid w:val="005473E5"/>
    <w:rsid w:val="00547B7E"/>
    <w:rsid w:val="00547D9D"/>
    <w:rsid w:val="00550273"/>
    <w:rsid w:val="005502DD"/>
    <w:rsid w:val="00550333"/>
    <w:rsid w:val="005505DC"/>
    <w:rsid w:val="00552132"/>
    <w:rsid w:val="005521EE"/>
    <w:rsid w:val="005524B9"/>
    <w:rsid w:val="00552801"/>
    <w:rsid w:val="00553AF6"/>
    <w:rsid w:val="005547C7"/>
    <w:rsid w:val="00554974"/>
    <w:rsid w:val="00555851"/>
    <w:rsid w:val="00560347"/>
    <w:rsid w:val="0056035B"/>
    <w:rsid w:val="0056076B"/>
    <w:rsid w:val="005610F4"/>
    <w:rsid w:val="00561191"/>
    <w:rsid w:val="0056471F"/>
    <w:rsid w:val="00564879"/>
    <w:rsid w:val="0056567C"/>
    <w:rsid w:val="0056697D"/>
    <w:rsid w:val="005677C9"/>
    <w:rsid w:val="00570033"/>
    <w:rsid w:val="0057169B"/>
    <w:rsid w:val="005729DF"/>
    <w:rsid w:val="0057360B"/>
    <w:rsid w:val="005742F8"/>
    <w:rsid w:val="00574D3D"/>
    <w:rsid w:val="005753DC"/>
    <w:rsid w:val="00575ADB"/>
    <w:rsid w:val="0057651E"/>
    <w:rsid w:val="0058087F"/>
    <w:rsid w:val="0058124E"/>
    <w:rsid w:val="0058181A"/>
    <w:rsid w:val="00581BFE"/>
    <w:rsid w:val="0058271B"/>
    <w:rsid w:val="00582A7B"/>
    <w:rsid w:val="00582DD8"/>
    <w:rsid w:val="00584114"/>
    <w:rsid w:val="005852D4"/>
    <w:rsid w:val="005852E0"/>
    <w:rsid w:val="005857C4"/>
    <w:rsid w:val="00585A9C"/>
    <w:rsid w:val="00587D95"/>
    <w:rsid w:val="00590827"/>
    <w:rsid w:val="005929DA"/>
    <w:rsid w:val="00593C68"/>
    <w:rsid w:val="00593CCD"/>
    <w:rsid w:val="005970E8"/>
    <w:rsid w:val="0059767F"/>
    <w:rsid w:val="00597D12"/>
    <w:rsid w:val="00597D61"/>
    <w:rsid w:val="005A0E13"/>
    <w:rsid w:val="005A1537"/>
    <w:rsid w:val="005A1AFC"/>
    <w:rsid w:val="005A31C6"/>
    <w:rsid w:val="005A3583"/>
    <w:rsid w:val="005A78D7"/>
    <w:rsid w:val="005B0A65"/>
    <w:rsid w:val="005B0D7A"/>
    <w:rsid w:val="005B1CD3"/>
    <w:rsid w:val="005B2FE1"/>
    <w:rsid w:val="005B34FB"/>
    <w:rsid w:val="005B3611"/>
    <w:rsid w:val="005B4FC9"/>
    <w:rsid w:val="005B5618"/>
    <w:rsid w:val="005B58C8"/>
    <w:rsid w:val="005B5DDB"/>
    <w:rsid w:val="005B6FAE"/>
    <w:rsid w:val="005C09C8"/>
    <w:rsid w:val="005C2C66"/>
    <w:rsid w:val="005C2DAB"/>
    <w:rsid w:val="005C4551"/>
    <w:rsid w:val="005C472F"/>
    <w:rsid w:val="005D09ED"/>
    <w:rsid w:val="005D0FED"/>
    <w:rsid w:val="005D16AE"/>
    <w:rsid w:val="005D30BB"/>
    <w:rsid w:val="005D362D"/>
    <w:rsid w:val="005D4AE2"/>
    <w:rsid w:val="005D4D1B"/>
    <w:rsid w:val="005D66E1"/>
    <w:rsid w:val="005D6A32"/>
    <w:rsid w:val="005D7A10"/>
    <w:rsid w:val="005D7F56"/>
    <w:rsid w:val="005E11F4"/>
    <w:rsid w:val="005E28FB"/>
    <w:rsid w:val="005E2EC1"/>
    <w:rsid w:val="005E2FAB"/>
    <w:rsid w:val="005E3921"/>
    <w:rsid w:val="005E4167"/>
    <w:rsid w:val="005E4599"/>
    <w:rsid w:val="005E4CF5"/>
    <w:rsid w:val="005E511C"/>
    <w:rsid w:val="005E52BD"/>
    <w:rsid w:val="005E56EA"/>
    <w:rsid w:val="005F05C8"/>
    <w:rsid w:val="005F19D3"/>
    <w:rsid w:val="005F1F2D"/>
    <w:rsid w:val="005F2A93"/>
    <w:rsid w:val="005F319C"/>
    <w:rsid w:val="005F3D77"/>
    <w:rsid w:val="005F451F"/>
    <w:rsid w:val="005F67F5"/>
    <w:rsid w:val="005F746D"/>
    <w:rsid w:val="005F7646"/>
    <w:rsid w:val="005F7A7A"/>
    <w:rsid w:val="00600D06"/>
    <w:rsid w:val="00600EE3"/>
    <w:rsid w:val="006018D2"/>
    <w:rsid w:val="00601933"/>
    <w:rsid w:val="00602044"/>
    <w:rsid w:val="00605548"/>
    <w:rsid w:val="00605847"/>
    <w:rsid w:val="00605873"/>
    <w:rsid w:val="006059DC"/>
    <w:rsid w:val="00605D3A"/>
    <w:rsid w:val="00610706"/>
    <w:rsid w:val="00610D95"/>
    <w:rsid w:val="00611173"/>
    <w:rsid w:val="006112DB"/>
    <w:rsid w:val="00611BDA"/>
    <w:rsid w:val="00611C24"/>
    <w:rsid w:val="00612A5F"/>
    <w:rsid w:val="00612BD9"/>
    <w:rsid w:val="00613A2F"/>
    <w:rsid w:val="006148C6"/>
    <w:rsid w:val="0061497F"/>
    <w:rsid w:val="00615278"/>
    <w:rsid w:val="00615294"/>
    <w:rsid w:val="00615C5F"/>
    <w:rsid w:val="0061602D"/>
    <w:rsid w:val="00617D6A"/>
    <w:rsid w:val="006203F1"/>
    <w:rsid w:val="0062133B"/>
    <w:rsid w:val="00621A94"/>
    <w:rsid w:val="006225FA"/>
    <w:rsid w:val="00622A10"/>
    <w:rsid w:val="00622B66"/>
    <w:rsid w:val="00622C91"/>
    <w:rsid w:val="00623F1B"/>
    <w:rsid w:val="006242F1"/>
    <w:rsid w:val="00624EF8"/>
    <w:rsid w:val="006276F2"/>
    <w:rsid w:val="00627B6C"/>
    <w:rsid w:val="00627BB7"/>
    <w:rsid w:val="00630C09"/>
    <w:rsid w:val="00630F5C"/>
    <w:rsid w:val="006314F0"/>
    <w:rsid w:val="0063158B"/>
    <w:rsid w:val="0063171F"/>
    <w:rsid w:val="00631B4F"/>
    <w:rsid w:val="00632EFC"/>
    <w:rsid w:val="006334A2"/>
    <w:rsid w:val="00634890"/>
    <w:rsid w:val="006354AE"/>
    <w:rsid w:val="00637712"/>
    <w:rsid w:val="0064117F"/>
    <w:rsid w:val="006413D6"/>
    <w:rsid w:val="00641F1B"/>
    <w:rsid w:val="0064205D"/>
    <w:rsid w:val="0064235B"/>
    <w:rsid w:val="00643D47"/>
    <w:rsid w:val="00644561"/>
    <w:rsid w:val="00644CD2"/>
    <w:rsid w:val="0064576C"/>
    <w:rsid w:val="00645AC6"/>
    <w:rsid w:val="006464B6"/>
    <w:rsid w:val="00647C70"/>
    <w:rsid w:val="00652886"/>
    <w:rsid w:val="00656793"/>
    <w:rsid w:val="00656D58"/>
    <w:rsid w:val="00657492"/>
    <w:rsid w:val="006575F1"/>
    <w:rsid w:val="006610C1"/>
    <w:rsid w:val="00661179"/>
    <w:rsid w:val="00661683"/>
    <w:rsid w:val="00661934"/>
    <w:rsid w:val="0066208E"/>
    <w:rsid w:val="00662715"/>
    <w:rsid w:val="00662BF2"/>
    <w:rsid w:val="00662DA5"/>
    <w:rsid w:val="00663145"/>
    <w:rsid w:val="00663522"/>
    <w:rsid w:val="0066363B"/>
    <w:rsid w:val="00663C8F"/>
    <w:rsid w:val="00664E68"/>
    <w:rsid w:val="00666C31"/>
    <w:rsid w:val="00666DFC"/>
    <w:rsid w:val="00666E83"/>
    <w:rsid w:val="00667BDE"/>
    <w:rsid w:val="00672107"/>
    <w:rsid w:val="00676EF7"/>
    <w:rsid w:val="00677052"/>
    <w:rsid w:val="0067716D"/>
    <w:rsid w:val="006776D5"/>
    <w:rsid w:val="00677854"/>
    <w:rsid w:val="0068138C"/>
    <w:rsid w:val="00681523"/>
    <w:rsid w:val="00681C60"/>
    <w:rsid w:val="00681D40"/>
    <w:rsid w:val="00682154"/>
    <w:rsid w:val="00682F5D"/>
    <w:rsid w:val="00684115"/>
    <w:rsid w:val="006847B0"/>
    <w:rsid w:val="00684ED0"/>
    <w:rsid w:val="00685A23"/>
    <w:rsid w:val="0068796D"/>
    <w:rsid w:val="0069056C"/>
    <w:rsid w:val="00691A9C"/>
    <w:rsid w:val="0069274B"/>
    <w:rsid w:val="006944A8"/>
    <w:rsid w:val="00695696"/>
    <w:rsid w:val="00697C4C"/>
    <w:rsid w:val="006A0503"/>
    <w:rsid w:val="006A0878"/>
    <w:rsid w:val="006A218E"/>
    <w:rsid w:val="006A22AE"/>
    <w:rsid w:val="006A663C"/>
    <w:rsid w:val="006B1008"/>
    <w:rsid w:val="006B18B2"/>
    <w:rsid w:val="006B235B"/>
    <w:rsid w:val="006B24D8"/>
    <w:rsid w:val="006B263F"/>
    <w:rsid w:val="006B4CF2"/>
    <w:rsid w:val="006B5B0C"/>
    <w:rsid w:val="006B6FA8"/>
    <w:rsid w:val="006B7562"/>
    <w:rsid w:val="006B771C"/>
    <w:rsid w:val="006C1C2B"/>
    <w:rsid w:val="006C1F7D"/>
    <w:rsid w:val="006C294A"/>
    <w:rsid w:val="006C2C21"/>
    <w:rsid w:val="006C4C96"/>
    <w:rsid w:val="006C6816"/>
    <w:rsid w:val="006C7AD4"/>
    <w:rsid w:val="006C7F4B"/>
    <w:rsid w:val="006D020E"/>
    <w:rsid w:val="006D0D2D"/>
    <w:rsid w:val="006D1729"/>
    <w:rsid w:val="006D1C4B"/>
    <w:rsid w:val="006D59CF"/>
    <w:rsid w:val="006E0366"/>
    <w:rsid w:val="006E0E4B"/>
    <w:rsid w:val="006E0F20"/>
    <w:rsid w:val="006E23C8"/>
    <w:rsid w:val="006E4138"/>
    <w:rsid w:val="006E4E5B"/>
    <w:rsid w:val="006E5DB8"/>
    <w:rsid w:val="006E6EFD"/>
    <w:rsid w:val="006E7201"/>
    <w:rsid w:val="006E7792"/>
    <w:rsid w:val="006F0C14"/>
    <w:rsid w:val="006F13B4"/>
    <w:rsid w:val="006F1576"/>
    <w:rsid w:val="006F1912"/>
    <w:rsid w:val="006F1EF9"/>
    <w:rsid w:val="006F26E4"/>
    <w:rsid w:val="006F27D0"/>
    <w:rsid w:val="006F2A5E"/>
    <w:rsid w:val="006F31F6"/>
    <w:rsid w:val="006F40D6"/>
    <w:rsid w:val="006F4BCF"/>
    <w:rsid w:val="006F4CE9"/>
    <w:rsid w:val="006F4E7C"/>
    <w:rsid w:val="006F5E9D"/>
    <w:rsid w:val="006F68BB"/>
    <w:rsid w:val="006F7EB7"/>
    <w:rsid w:val="00702ADA"/>
    <w:rsid w:val="007033C4"/>
    <w:rsid w:val="0070360A"/>
    <w:rsid w:val="00703687"/>
    <w:rsid w:val="00703923"/>
    <w:rsid w:val="00703E2C"/>
    <w:rsid w:val="00704E2F"/>
    <w:rsid w:val="00705218"/>
    <w:rsid w:val="00705571"/>
    <w:rsid w:val="00705C15"/>
    <w:rsid w:val="00707302"/>
    <w:rsid w:val="0071020A"/>
    <w:rsid w:val="00711045"/>
    <w:rsid w:val="00711913"/>
    <w:rsid w:val="00712119"/>
    <w:rsid w:val="0071350F"/>
    <w:rsid w:val="007145B3"/>
    <w:rsid w:val="007154BD"/>
    <w:rsid w:val="00715996"/>
    <w:rsid w:val="00720481"/>
    <w:rsid w:val="00720ACE"/>
    <w:rsid w:val="00721619"/>
    <w:rsid w:val="00721622"/>
    <w:rsid w:val="0072247E"/>
    <w:rsid w:val="00722FE5"/>
    <w:rsid w:val="007235F3"/>
    <w:rsid w:val="007239E2"/>
    <w:rsid w:val="00724EA7"/>
    <w:rsid w:val="007252A3"/>
    <w:rsid w:val="00725360"/>
    <w:rsid w:val="0072554C"/>
    <w:rsid w:val="007279F3"/>
    <w:rsid w:val="007309D6"/>
    <w:rsid w:val="00731133"/>
    <w:rsid w:val="00731664"/>
    <w:rsid w:val="00732251"/>
    <w:rsid w:val="007328D1"/>
    <w:rsid w:val="00732D78"/>
    <w:rsid w:val="0073316E"/>
    <w:rsid w:val="0073369C"/>
    <w:rsid w:val="00733708"/>
    <w:rsid w:val="00735136"/>
    <w:rsid w:val="00735209"/>
    <w:rsid w:val="00735F93"/>
    <w:rsid w:val="0073665B"/>
    <w:rsid w:val="0073722A"/>
    <w:rsid w:val="007410E0"/>
    <w:rsid w:val="00741384"/>
    <w:rsid w:val="00741422"/>
    <w:rsid w:val="0074206C"/>
    <w:rsid w:val="007443BA"/>
    <w:rsid w:val="00746AB6"/>
    <w:rsid w:val="00746B6F"/>
    <w:rsid w:val="00747B17"/>
    <w:rsid w:val="00747B5B"/>
    <w:rsid w:val="007503A7"/>
    <w:rsid w:val="0075098F"/>
    <w:rsid w:val="00750BCB"/>
    <w:rsid w:val="00751230"/>
    <w:rsid w:val="007518D3"/>
    <w:rsid w:val="00752FF5"/>
    <w:rsid w:val="00753035"/>
    <w:rsid w:val="007536E4"/>
    <w:rsid w:val="007537D5"/>
    <w:rsid w:val="00753AC6"/>
    <w:rsid w:val="00753D89"/>
    <w:rsid w:val="00753DF7"/>
    <w:rsid w:val="0075460C"/>
    <w:rsid w:val="00755D7D"/>
    <w:rsid w:val="00756D28"/>
    <w:rsid w:val="00757891"/>
    <w:rsid w:val="007610D5"/>
    <w:rsid w:val="0076170C"/>
    <w:rsid w:val="00761D7E"/>
    <w:rsid w:val="00761F79"/>
    <w:rsid w:val="007659CE"/>
    <w:rsid w:val="007664DB"/>
    <w:rsid w:val="0076736E"/>
    <w:rsid w:val="00770339"/>
    <w:rsid w:val="00771111"/>
    <w:rsid w:val="00771EE5"/>
    <w:rsid w:val="007723A6"/>
    <w:rsid w:val="0077250E"/>
    <w:rsid w:val="00772853"/>
    <w:rsid w:val="007729C4"/>
    <w:rsid w:val="0077352B"/>
    <w:rsid w:val="00774E7B"/>
    <w:rsid w:val="007763E2"/>
    <w:rsid w:val="007771BB"/>
    <w:rsid w:val="007772AD"/>
    <w:rsid w:val="00777608"/>
    <w:rsid w:val="00777DFD"/>
    <w:rsid w:val="00780497"/>
    <w:rsid w:val="00782176"/>
    <w:rsid w:val="007824C1"/>
    <w:rsid w:val="00782951"/>
    <w:rsid w:val="00782BB9"/>
    <w:rsid w:val="00782D80"/>
    <w:rsid w:val="00783A8B"/>
    <w:rsid w:val="007844B5"/>
    <w:rsid w:val="00784604"/>
    <w:rsid w:val="00784D61"/>
    <w:rsid w:val="00785D18"/>
    <w:rsid w:val="00785F3C"/>
    <w:rsid w:val="00786116"/>
    <w:rsid w:val="00786C60"/>
    <w:rsid w:val="00786EF7"/>
    <w:rsid w:val="0079043A"/>
    <w:rsid w:val="00790AED"/>
    <w:rsid w:val="007918A0"/>
    <w:rsid w:val="00791EAD"/>
    <w:rsid w:val="00791F0B"/>
    <w:rsid w:val="0079256E"/>
    <w:rsid w:val="00792AA8"/>
    <w:rsid w:val="00792B5C"/>
    <w:rsid w:val="00792D00"/>
    <w:rsid w:val="0079310F"/>
    <w:rsid w:val="007937B8"/>
    <w:rsid w:val="0079442F"/>
    <w:rsid w:val="00794A42"/>
    <w:rsid w:val="007955F3"/>
    <w:rsid w:val="00796395"/>
    <w:rsid w:val="00797A7A"/>
    <w:rsid w:val="00797AF7"/>
    <w:rsid w:val="00797BC7"/>
    <w:rsid w:val="007A0498"/>
    <w:rsid w:val="007A05A2"/>
    <w:rsid w:val="007A2007"/>
    <w:rsid w:val="007A27A0"/>
    <w:rsid w:val="007A3B57"/>
    <w:rsid w:val="007A3F9B"/>
    <w:rsid w:val="007A4FCE"/>
    <w:rsid w:val="007A5E82"/>
    <w:rsid w:val="007A6D1D"/>
    <w:rsid w:val="007A7552"/>
    <w:rsid w:val="007A7C1C"/>
    <w:rsid w:val="007B013F"/>
    <w:rsid w:val="007B0AC5"/>
    <w:rsid w:val="007B0E08"/>
    <w:rsid w:val="007B1947"/>
    <w:rsid w:val="007B1AFF"/>
    <w:rsid w:val="007B2A8C"/>
    <w:rsid w:val="007B31F1"/>
    <w:rsid w:val="007B3B0D"/>
    <w:rsid w:val="007B3EFF"/>
    <w:rsid w:val="007B5053"/>
    <w:rsid w:val="007B575E"/>
    <w:rsid w:val="007B5B99"/>
    <w:rsid w:val="007C080D"/>
    <w:rsid w:val="007C0BB8"/>
    <w:rsid w:val="007C0CB7"/>
    <w:rsid w:val="007C39CB"/>
    <w:rsid w:val="007C66A0"/>
    <w:rsid w:val="007D007D"/>
    <w:rsid w:val="007D045C"/>
    <w:rsid w:val="007D0AAC"/>
    <w:rsid w:val="007D1086"/>
    <w:rsid w:val="007D1D8D"/>
    <w:rsid w:val="007D1DEF"/>
    <w:rsid w:val="007D2512"/>
    <w:rsid w:val="007D3ACA"/>
    <w:rsid w:val="007D56C1"/>
    <w:rsid w:val="007D5E95"/>
    <w:rsid w:val="007D6021"/>
    <w:rsid w:val="007D7CA9"/>
    <w:rsid w:val="007D7F4F"/>
    <w:rsid w:val="007E0B0B"/>
    <w:rsid w:val="007E0EB1"/>
    <w:rsid w:val="007E15B7"/>
    <w:rsid w:val="007E3C1D"/>
    <w:rsid w:val="007E4464"/>
    <w:rsid w:val="007E552D"/>
    <w:rsid w:val="007E5AF7"/>
    <w:rsid w:val="007E5E9D"/>
    <w:rsid w:val="007E6A4A"/>
    <w:rsid w:val="007E730B"/>
    <w:rsid w:val="007F0291"/>
    <w:rsid w:val="007F0772"/>
    <w:rsid w:val="007F0851"/>
    <w:rsid w:val="007F0953"/>
    <w:rsid w:val="007F1344"/>
    <w:rsid w:val="007F2FA1"/>
    <w:rsid w:val="007F3F17"/>
    <w:rsid w:val="007F4916"/>
    <w:rsid w:val="007F57FB"/>
    <w:rsid w:val="007F5945"/>
    <w:rsid w:val="007F7316"/>
    <w:rsid w:val="007F7E80"/>
    <w:rsid w:val="00800A93"/>
    <w:rsid w:val="008014BE"/>
    <w:rsid w:val="00802C59"/>
    <w:rsid w:val="008035B2"/>
    <w:rsid w:val="00804247"/>
    <w:rsid w:val="00805B46"/>
    <w:rsid w:val="008063BA"/>
    <w:rsid w:val="008064D7"/>
    <w:rsid w:val="00806560"/>
    <w:rsid w:val="008067CA"/>
    <w:rsid w:val="00807D30"/>
    <w:rsid w:val="0081066B"/>
    <w:rsid w:val="00811981"/>
    <w:rsid w:val="00811BBB"/>
    <w:rsid w:val="00811DE1"/>
    <w:rsid w:val="00812A7C"/>
    <w:rsid w:val="00812DE0"/>
    <w:rsid w:val="00813891"/>
    <w:rsid w:val="008143A2"/>
    <w:rsid w:val="00817C59"/>
    <w:rsid w:val="00820377"/>
    <w:rsid w:val="00820C75"/>
    <w:rsid w:val="00821D4B"/>
    <w:rsid w:val="008220DF"/>
    <w:rsid w:val="0082278C"/>
    <w:rsid w:val="00822C97"/>
    <w:rsid w:val="0082371C"/>
    <w:rsid w:val="008251E7"/>
    <w:rsid w:val="00826372"/>
    <w:rsid w:val="00827069"/>
    <w:rsid w:val="008276AB"/>
    <w:rsid w:val="00827D16"/>
    <w:rsid w:val="008300B1"/>
    <w:rsid w:val="00831475"/>
    <w:rsid w:val="00833417"/>
    <w:rsid w:val="008340DA"/>
    <w:rsid w:val="00834530"/>
    <w:rsid w:val="00835F3E"/>
    <w:rsid w:val="00836D58"/>
    <w:rsid w:val="008376AA"/>
    <w:rsid w:val="00840C73"/>
    <w:rsid w:val="008420DC"/>
    <w:rsid w:val="0084226E"/>
    <w:rsid w:val="00842391"/>
    <w:rsid w:val="00843164"/>
    <w:rsid w:val="00844129"/>
    <w:rsid w:val="00844478"/>
    <w:rsid w:val="00845C61"/>
    <w:rsid w:val="00850437"/>
    <w:rsid w:val="00850728"/>
    <w:rsid w:val="00850792"/>
    <w:rsid w:val="00850BAE"/>
    <w:rsid w:val="00852152"/>
    <w:rsid w:val="00852747"/>
    <w:rsid w:val="008527AE"/>
    <w:rsid w:val="00853029"/>
    <w:rsid w:val="0085312B"/>
    <w:rsid w:val="00853243"/>
    <w:rsid w:val="0085616E"/>
    <w:rsid w:val="00856530"/>
    <w:rsid w:val="0086076C"/>
    <w:rsid w:val="00860B36"/>
    <w:rsid w:val="00860D1D"/>
    <w:rsid w:val="00861A29"/>
    <w:rsid w:val="00862464"/>
    <w:rsid w:val="00863B22"/>
    <w:rsid w:val="00863FCB"/>
    <w:rsid w:val="008645B1"/>
    <w:rsid w:val="00865C29"/>
    <w:rsid w:val="00866E84"/>
    <w:rsid w:val="00870801"/>
    <w:rsid w:val="008709D8"/>
    <w:rsid w:val="00870A5A"/>
    <w:rsid w:val="008710C3"/>
    <w:rsid w:val="00874B14"/>
    <w:rsid w:val="00874E1C"/>
    <w:rsid w:val="0087508E"/>
    <w:rsid w:val="00875DE5"/>
    <w:rsid w:val="0087609E"/>
    <w:rsid w:val="008765E0"/>
    <w:rsid w:val="00876BE5"/>
    <w:rsid w:val="00876CA8"/>
    <w:rsid w:val="00877BB8"/>
    <w:rsid w:val="00880BA1"/>
    <w:rsid w:val="00881DB3"/>
    <w:rsid w:val="00883CB2"/>
    <w:rsid w:val="00885946"/>
    <w:rsid w:val="00886AFC"/>
    <w:rsid w:val="008874C2"/>
    <w:rsid w:val="0089008C"/>
    <w:rsid w:val="008909B7"/>
    <w:rsid w:val="00891FFD"/>
    <w:rsid w:val="008927F7"/>
    <w:rsid w:val="00893D2B"/>
    <w:rsid w:val="008947BA"/>
    <w:rsid w:val="00894AB9"/>
    <w:rsid w:val="00894ECC"/>
    <w:rsid w:val="00896688"/>
    <w:rsid w:val="008A08B3"/>
    <w:rsid w:val="008A0A01"/>
    <w:rsid w:val="008A245C"/>
    <w:rsid w:val="008A3EA3"/>
    <w:rsid w:val="008A45FA"/>
    <w:rsid w:val="008A4C5A"/>
    <w:rsid w:val="008A4E61"/>
    <w:rsid w:val="008A4F0E"/>
    <w:rsid w:val="008B1590"/>
    <w:rsid w:val="008B3673"/>
    <w:rsid w:val="008B3C34"/>
    <w:rsid w:val="008B429A"/>
    <w:rsid w:val="008B4D39"/>
    <w:rsid w:val="008B58F6"/>
    <w:rsid w:val="008B659C"/>
    <w:rsid w:val="008B6788"/>
    <w:rsid w:val="008B69B3"/>
    <w:rsid w:val="008C199F"/>
    <w:rsid w:val="008C227B"/>
    <w:rsid w:val="008C24CF"/>
    <w:rsid w:val="008C2553"/>
    <w:rsid w:val="008C262C"/>
    <w:rsid w:val="008C2822"/>
    <w:rsid w:val="008C2C11"/>
    <w:rsid w:val="008C3314"/>
    <w:rsid w:val="008C34CC"/>
    <w:rsid w:val="008C3F7D"/>
    <w:rsid w:val="008C743D"/>
    <w:rsid w:val="008D12BB"/>
    <w:rsid w:val="008D182E"/>
    <w:rsid w:val="008D1C72"/>
    <w:rsid w:val="008D24BC"/>
    <w:rsid w:val="008D4277"/>
    <w:rsid w:val="008D47FA"/>
    <w:rsid w:val="008D4845"/>
    <w:rsid w:val="008D5A9A"/>
    <w:rsid w:val="008D6921"/>
    <w:rsid w:val="008D7AF4"/>
    <w:rsid w:val="008E06F1"/>
    <w:rsid w:val="008E1FC4"/>
    <w:rsid w:val="008E34A7"/>
    <w:rsid w:val="008E478A"/>
    <w:rsid w:val="008E4DA2"/>
    <w:rsid w:val="008E51C4"/>
    <w:rsid w:val="008E5C12"/>
    <w:rsid w:val="008E68D5"/>
    <w:rsid w:val="008E6D63"/>
    <w:rsid w:val="008E7C3A"/>
    <w:rsid w:val="008E7F70"/>
    <w:rsid w:val="008F066C"/>
    <w:rsid w:val="008F087C"/>
    <w:rsid w:val="008F0894"/>
    <w:rsid w:val="008F17D7"/>
    <w:rsid w:val="008F2F87"/>
    <w:rsid w:val="008F31C8"/>
    <w:rsid w:val="008F3394"/>
    <w:rsid w:val="008F4F21"/>
    <w:rsid w:val="008F4F6A"/>
    <w:rsid w:val="008F5F4B"/>
    <w:rsid w:val="008F77D1"/>
    <w:rsid w:val="008F799D"/>
    <w:rsid w:val="009003B7"/>
    <w:rsid w:val="0090084B"/>
    <w:rsid w:val="00901A11"/>
    <w:rsid w:val="00901F97"/>
    <w:rsid w:val="00902931"/>
    <w:rsid w:val="00902D6E"/>
    <w:rsid w:val="00903DC5"/>
    <w:rsid w:val="00904A53"/>
    <w:rsid w:val="00904B93"/>
    <w:rsid w:val="00905B3A"/>
    <w:rsid w:val="00905D15"/>
    <w:rsid w:val="00906A81"/>
    <w:rsid w:val="00906B41"/>
    <w:rsid w:val="00906F00"/>
    <w:rsid w:val="009074A1"/>
    <w:rsid w:val="00911291"/>
    <w:rsid w:val="009113EE"/>
    <w:rsid w:val="009115F3"/>
    <w:rsid w:val="009116A0"/>
    <w:rsid w:val="00911736"/>
    <w:rsid w:val="00912C0E"/>
    <w:rsid w:val="009141F7"/>
    <w:rsid w:val="009145CD"/>
    <w:rsid w:val="00914AEE"/>
    <w:rsid w:val="00914F11"/>
    <w:rsid w:val="00915988"/>
    <w:rsid w:val="00915EE3"/>
    <w:rsid w:val="0091685D"/>
    <w:rsid w:val="00917256"/>
    <w:rsid w:val="009207D1"/>
    <w:rsid w:val="009216D9"/>
    <w:rsid w:val="0092275A"/>
    <w:rsid w:val="00922E08"/>
    <w:rsid w:val="0092355D"/>
    <w:rsid w:val="009239AA"/>
    <w:rsid w:val="00924EA7"/>
    <w:rsid w:val="00924F44"/>
    <w:rsid w:val="009252D1"/>
    <w:rsid w:val="009252E3"/>
    <w:rsid w:val="00925307"/>
    <w:rsid w:val="0092571E"/>
    <w:rsid w:val="00925EF2"/>
    <w:rsid w:val="00926905"/>
    <w:rsid w:val="00926940"/>
    <w:rsid w:val="00926C08"/>
    <w:rsid w:val="009303F7"/>
    <w:rsid w:val="009312B7"/>
    <w:rsid w:val="009327DB"/>
    <w:rsid w:val="00932996"/>
    <w:rsid w:val="00933E91"/>
    <w:rsid w:val="009360DC"/>
    <w:rsid w:val="0093629A"/>
    <w:rsid w:val="009407E6"/>
    <w:rsid w:val="0094119C"/>
    <w:rsid w:val="00942B59"/>
    <w:rsid w:val="00942DFF"/>
    <w:rsid w:val="00942F52"/>
    <w:rsid w:val="009471C4"/>
    <w:rsid w:val="00947C20"/>
    <w:rsid w:val="009516A6"/>
    <w:rsid w:val="00951B82"/>
    <w:rsid w:val="00952D4C"/>
    <w:rsid w:val="00952DF5"/>
    <w:rsid w:val="00953111"/>
    <w:rsid w:val="00953B96"/>
    <w:rsid w:val="00953DDF"/>
    <w:rsid w:val="0095619E"/>
    <w:rsid w:val="00957111"/>
    <w:rsid w:val="009571FD"/>
    <w:rsid w:val="00961DCF"/>
    <w:rsid w:val="009623D5"/>
    <w:rsid w:val="009628E2"/>
    <w:rsid w:val="00963507"/>
    <w:rsid w:val="00963739"/>
    <w:rsid w:val="00964796"/>
    <w:rsid w:val="00964FEB"/>
    <w:rsid w:val="0096592D"/>
    <w:rsid w:val="00965A3B"/>
    <w:rsid w:val="00965ACD"/>
    <w:rsid w:val="00966F0E"/>
    <w:rsid w:val="0096775D"/>
    <w:rsid w:val="00967B2C"/>
    <w:rsid w:val="00970F2D"/>
    <w:rsid w:val="00973817"/>
    <w:rsid w:val="009739E8"/>
    <w:rsid w:val="0097486C"/>
    <w:rsid w:val="0097505D"/>
    <w:rsid w:val="00975FB7"/>
    <w:rsid w:val="00976ECB"/>
    <w:rsid w:val="00976F8D"/>
    <w:rsid w:val="00977D20"/>
    <w:rsid w:val="00980B2A"/>
    <w:rsid w:val="00980FC6"/>
    <w:rsid w:val="00981660"/>
    <w:rsid w:val="00981E37"/>
    <w:rsid w:val="0098271B"/>
    <w:rsid w:val="00982C24"/>
    <w:rsid w:val="00984751"/>
    <w:rsid w:val="00987350"/>
    <w:rsid w:val="0098785E"/>
    <w:rsid w:val="00990CFC"/>
    <w:rsid w:val="009915EE"/>
    <w:rsid w:val="00991CAF"/>
    <w:rsid w:val="009926F9"/>
    <w:rsid w:val="00992875"/>
    <w:rsid w:val="009932A1"/>
    <w:rsid w:val="009943FB"/>
    <w:rsid w:val="00994D90"/>
    <w:rsid w:val="00995387"/>
    <w:rsid w:val="009963DF"/>
    <w:rsid w:val="009965CC"/>
    <w:rsid w:val="009A0C3E"/>
    <w:rsid w:val="009A1134"/>
    <w:rsid w:val="009A2F37"/>
    <w:rsid w:val="009A3325"/>
    <w:rsid w:val="009A3563"/>
    <w:rsid w:val="009A3940"/>
    <w:rsid w:val="009A3CF1"/>
    <w:rsid w:val="009A42B0"/>
    <w:rsid w:val="009A51AA"/>
    <w:rsid w:val="009A5250"/>
    <w:rsid w:val="009A5D97"/>
    <w:rsid w:val="009A652A"/>
    <w:rsid w:val="009A68D7"/>
    <w:rsid w:val="009A705A"/>
    <w:rsid w:val="009A7923"/>
    <w:rsid w:val="009B0521"/>
    <w:rsid w:val="009B0B01"/>
    <w:rsid w:val="009B11CB"/>
    <w:rsid w:val="009B1D1F"/>
    <w:rsid w:val="009B1FCA"/>
    <w:rsid w:val="009B2466"/>
    <w:rsid w:val="009B2568"/>
    <w:rsid w:val="009B30CC"/>
    <w:rsid w:val="009B3330"/>
    <w:rsid w:val="009B3472"/>
    <w:rsid w:val="009B485A"/>
    <w:rsid w:val="009B4E3F"/>
    <w:rsid w:val="009B52B4"/>
    <w:rsid w:val="009B60F7"/>
    <w:rsid w:val="009C03CA"/>
    <w:rsid w:val="009C0635"/>
    <w:rsid w:val="009C117E"/>
    <w:rsid w:val="009C161B"/>
    <w:rsid w:val="009C1748"/>
    <w:rsid w:val="009C2974"/>
    <w:rsid w:val="009C317B"/>
    <w:rsid w:val="009C3B61"/>
    <w:rsid w:val="009C4FC4"/>
    <w:rsid w:val="009C56A5"/>
    <w:rsid w:val="009C662D"/>
    <w:rsid w:val="009C7919"/>
    <w:rsid w:val="009D0761"/>
    <w:rsid w:val="009D0891"/>
    <w:rsid w:val="009D0F9B"/>
    <w:rsid w:val="009D0FBD"/>
    <w:rsid w:val="009D1AEC"/>
    <w:rsid w:val="009D23CB"/>
    <w:rsid w:val="009D32DE"/>
    <w:rsid w:val="009D36EF"/>
    <w:rsid w:val="009D3D84"/>
    <w:rsid w:val="009D3FDB"/>
    <w:rsid w:val="009D772A"/>
    <w:rsid w:val="009D788D"/>
    <w:rsid w:val="009E04E8"/>
    <w:rsid w:val="009E240A"/>
    <w:rsid w:val="009E2AB8"/>
    <w:rsid w:val="009E30C4"/>
    <w:rsid w:val="009E3ADA"/>
    <w:rsid w:val="009E3DA2"/>
    <w:rsid w:val="009E4C27"/>
    <w:rsid w:val="009E5267"/>
    <w:rsid w:val="009E5D3E"/>
    <w:rsid w:val="009E6821"/>
    <w:rsid w:val="009E6E75"/>
    <w:rsid w:val="009E6EDA"/>
    <w:rsid w:val="009E71C1"/>
    <w:rsid w:val="009E76D9"/>
    <w:rsid w:val="009E7A5D"/>
    <w:rsid w:val="009F0E52"/>
    <w:rsid w:val="009F1586"/>
    <w:rsid w:val="009F1604"/>
    <w:rsid w:val="009F2135"/>
    <w:rsid w:val="009F353E"/>
    <w:rsid w:val="009F3959"/>
    <w:rsid w:val="009F3ED0"/>
    <w:rsid w:val="009F4329"/>
    <w:rsid w:val="009F71BE"/>
    <w:rsid w:val="009F7A75"/>
    <w:rsid w:val="009F7ECA"/>
    <w:rsid w:val="00A00909"/>
    <w:rsid w:val="00A00E4C"/>
    <w:rsid w:val="00A01228"/>
    <w:rsid w:val="00A01820"/>
    <w:rsid w:val="00A02118"/>
    <w:rsid w:val="00A02346"/>
    <w:rsid w:val="00A0310F"/>
    <w:rsid w:val="00A03BC5"/>
    <w:rsid w:val="00A04954"/>
    <w:rsid w:val="00A0584D"/>
    <w:rsid w:val="00A06726"/>
    <w:rsid w:val="00A11911"/>
    <w:rsid w:val="00A11D43"/>
    <w:rsid w:val="00A1227F"/>
    <w:rsid w:val="00A12A7B"/>
    <w:rsid w:val="00A12BB4"/>
    <w:rsid w:val="00A12C5F"/>
    <w:rsid w:val="00A134FA"/>
    <w:rsid w:val="00A139E9"/>
    <w:rsid w:val="00A14A02"/>
    <w:rsid w:val="00A15296"/>
    <w:rsid w:val="00A15B63"/>
    <w:rsid w:val="00A15DCF"/>
    <w:rsid w:val="00A168CE"/>
    <w:rsid w:val="00A16959"/>
    <w:rsid w:val="00A1698A"/>
    <w:rsid w:val="00A16A49"/>
    <w:rsid w:val="00A16BF2"/>
    <w:rsid w:val="00A16F48"/>
    <w:rsid w:val="00A16FA0"/>
    <w:rsid w:val="00A20081"/>
    <w:rsid w:val="00A2065F"/>
    <w:rsid w:val="00A20780"/>
    <w:rsid w:val="00A21D0D"/>
    <w:rsid w:val="00A221E2"/>
    <w:rsid w:val="00A22DE7"/>
    <w:rsid w:val="00A232F9"/>
    <w:rsid w:val="00A25A7F"/>
    <w:rsid w:val="00A25EBE"/>
    <w:rsid w:val="00A261D3"/>
    <w:rsid w:val="00A269FC"/>
    <w:rsid w:val="00A277C9"/>
    <w:rsid w:val="00A305F5"/>
    <w:rsid w:val="00A32341"/>
    <w:rsid w:val="00A32C92"/>
    <w:rsid w:val="00A3341B"/>
    <w:rsid w:val="00A3577B"/>
    <w:rsid w:val="00A37B79"/>
    <w:rsid w:val="00A4117F"/>
    <w:rsid w:val="00A411E9"/>
    <w:rsid w:val="00A4133E"/>
    <w:rsid w:val="00A41AB1"/>
    <w:rsid w:val="00A43FAD"/>
    <w:rsid w:val="00A44BA0"/>
    <w:rsid w:val="00A46C12"/>
    <w:rsid w:val="00A47590"/>
    <w:rsid w:val="00A47BCE"/>
    <w:rsid w:val="00A50822"/>
    <w:rsid w:val="00A50CCA"/>
    <w:rsid w:val="00A51C74"/>
    <w:rsid w:val="00A51E35"/>
    <w:rsid w:val="00A52061"/>
    <w:rsid w:val="00A5269A"/>
    <w:rsid w:val="00A53E83"/>
    <w:rsid w:val="00A57997"/>
    <w:rsid w:val="00A610A1"/>
    <w:rsid w:val="00A61ACE"/>
    <w:rsid w:val="00A62EB5"/>
    <w:rsid w:val="00A62F87"/>
    <w:rsid w:val="00A646F8"/>
    <w:rsid w:val="00A65BA5"/>
    <w:rsid w:val="00A65DB2"/>
    <w:rsid w:val="00A65DC2"/>
    <w:rsid w:val="00A67BE2"/>
    <w:rsid w:val="00A67C83"/>
    <w:rsid w:val="00A707BD"/>
    <w:rsid w:val="00A70E56"/>
    <w:rsid w:val="00A72AEA"/>
    <w:rsid w:val="00A72DC4"/>
    <w:rsid w:val="00A73912"/>
    <w:rsid w:val="00A7422F"/>
    <w:rsid w:val="00A74493"/>
    <w:rsid w:val="00A7788B"/>
    <w:rsid w:val="00A80452"/>
    <w:rsid w:val="00A807C4"/>
    <w:rsid w:val="00A8129C"/>
    <w:rsid w:val="00A84817"/>
    <w:rsid w:val="00A84C04"/>
    <w:rsid w:val="00A8504C"/>
    <w:rsid w:val="00A8538E"/>
    <w:rsid w:val="00A858E6"/>
    <w:rsid w:val="00A85D22"/>
    <w:rsid w:val="00A86236"/>
    <w:rsid w:val="00A87AEF"/>
    <w:rsid w:val="00A9095B"/>
    <w:rsid w:val="00A90C7B"/>
    <w:rsid w:val="00A90F13"/>
    <w:rsid w:val="00A9119C"/>
    <w:rsid w:val="00A91400"/>
    <w:rsid w:val="00A91F1D"/>
    <w:rsid w:val="00A92DFC"/>
    <w:rsid w:val="00A94BE8"/>
    <w:rsid w:val="00A95C82"/>
    <w:rsid w:val="00A96340"/>
    <w:rsid w:val="00A964A8"/>
    <w:rsid w:val="00A9665B"/>
    <w:rsid w:val="00A9778A"/>
    <w:rsid w:val="00A97F14"/>
    <w:rsid w:val="00AA0E5B"/>
    <w:rsid w:val="00AA191D"/>
    <w:rsid w:val="00AA31F1"/>
    <w:rsid w:val="00AA3DCE"/>
    <w:rsid w:val="00AA4235"/>
    <w:rsid w:val="00AA5355"/>
    <w:rsid w:val="00AA62F8"/>
    <w:rsid w:val="00AB09E4"/>
    <w:rsid w:val="00AB1431"/>
    <w:rsid w:val="00AB2151"/>
    <w:rsid w:val="00AB2A3F"/>
    <w:rsid w:val="00AB55D0"/>
    <w:rsid w:val="00AB6C73"/>
    <w:rsid w:val="00AB760A"/>
    <w:rsid w:val="00AC3FF2"/>
    <w:rsid w:val="00AC51EA"/>
    <w:rsid w:val="00AC5452"/>
    <w:rsid w:val="00AC5605"/>
    <w:rsid w:val="00AC5A36"/>
    <w:rsid w:val="00AC5B26"/>
    <w:rsid w:val="00AC5D43"/>
    <w:rsid w:val="00AC77F6"/>
    <w:rsid w:val="00AC7D1A"/>
    <w:rsid w:val="00AD1D23"/>
    <w:rsid w:val="00AD30F1"/>
    <w:rsid w:val="00AD3D05"/>
    <w:rsid w:val="00AD3E0A"/>
    <w:rsid w:val="00AD56E4"/>
    <w:rsid w:val="00AD6943"/>
    <w:rsid w:val="00AD69D5"/>
    <w:rsid w:val="00AD763A"/>
    <w:rsid w:val="00AD7694"/>
    <w:rsid w:val="00AE0414"/>
    <w:rsid w:val="00AE0853"/>
    <w:rsid w:val="00AE0AEB"/>
    <w:rsid w:val="00AE0CDB"/>
    <w:rsid w:val="00AE1C32"/>
    <w:rsid w:val="00AE2414"/>
    <w:rsid w:val="00AE29E0"/>
    <w:rsid w:val="00AE2AE4"/>
    <w:rsid w:val="00AE3B19"/>
    <w:rsid w:val="00AE3B60"/>
    <w:rsid w:val="00AE5010"/>
    <w:rsid w:val="00AE614D"/>
    <w:rsid w:val="00AE70E6"/>
    <w:rsid w:val="00AF0D32"/>
    <w:rsid w:val="00AF1D88"/>
    <w:rsid w:val="00AF2086"/>
    <w:rsid w:val="00AF4F00"/>
    <w:rsid w:val="00AF5A1B"/>
    <w:rsid w:val="00AF6EB2"/>
    <w:rsid w:val="00AF79C0"/>
    <w:rsid w:val="00B00A39"/>
    <w:rsid w:val="00B00BC9"/>
    <w:rsid w:val="00B00CF4"/>
    <w:rsid w:val="00B01469"/>
    <w:rsid w:val="00B026FD"/>
    <w:rsid w:val="00B02B22"/>
    <w:rsid w:val="00B0317E"/>
    <w:rsid w:val="00B0369F"/>
    <w:rsid w:val="00B0456C"/>
    <w:rsid w:val="00B06C8A"/>
    <w:rsid w:val="00B07B41"/>
    <w:rsid w:val="00B07B61"/>
    <w:rsid w:val="00B10487"/>
    <w:rsid w:val="00B105DE"/>
    <w:rsid w:val="00B10F4C"/>
    <w:rsid w:val="00B11A71"/>
    <w:rsid w:val="00B11AA4"/>
    <w:rsid w:val="00B12844"/>
    <w:rsid w:val="00B14354"/>
    <w:rsid w:val="00B14FB1"/>
    <w:rsid w:val="00B15F21"/>
    <w:rsid w:val="00B166A3"/>
    <w:rsid w:val="00B17CE9"/>
    <w:rsid w:val="00B2119E"/>
    <w:rsid w:val="00B213B5"/>
    <w:rsid w:val="00B21E78"/>
    <w:rsid w:val="00B21F63"/>
    <w:rsid w:val="00B23300"/>
    <w:rsid w:val="00B2337A"/>
    <w:rsid w:val="00B237CE"/>
    <w:rsid w:val="00B24602"/>
    <w:rsid w:val="00B252AE"/>
    <w:rsid w:val="00B265C7"/>
    <w:rsid w:val="00B27DDB"/>
    <w:rsid w:val="00B27E72"/>
    <w:rsid w:val="00B30AAA"/>
    <w:rsid w:val="00B312E1"/>
    <w:rsid w:val="00B332FD"/>
    <w:rsid w:val="00B33653"/>
    <w:rsid w:val="00B33872"/>
    <w:rsid w:val="00B34DB5"/>
    <w:rsid w:val="00B36008"/>
    <w:rsid w:val="00B36743"/>
    <w:rsid w:val="00B36876"/>
    <w:rsid w:val="00B377F4"/>
    <w:rsid w:val="00B3792C"/>
    <w:rsid w:val="00B4241D"/>
    <w:rsid w:val="00B4391E"/>
    <w:rsid w:val="00B43F5F"/>
    <w:rsid w:val="00B47B50"/>
    <w:rsid w:val="00B47E91"/>
    <w:rsid w:val="00B53219"/>
    <w:rsid w:val="00B535DC"/>
    <w:rsid w:val="00B54451"/>
    <w:rsid w:val="00B54D9B"/>
    <w:rsid w:val="00B55907"/>
    <w:rsid w:val="00B578DC"/>
    <w:rsid w:val="00B57C4D"/>
    <w:rsid w:val="00B6009A"/>
    <w:rsid w:val="00B60229"/>
    <w:rsid w:val="00B60826"/>
    <w:rsid w:val="00B60D68"/>
    <w:rsid w:val="00B610BD"/>
    <w:rsid w:val="00B61442"/>
    <w:rsid w:val="00B616CB"/>
    <w:rsid w:val="00B61A83"/>
    <w:rsid w:val="00B62038"/>
    <w:rsid w:val="00B62EC8"/>
    <w:rsid w:val="00B62EEA"/>
    <w:rsid w:val="00B6371C"/>
    <w:rsid w:val="00B652AD"/>
    <w:rsid w:val="00B65AC1"/>
    <w:rsid w:val="00B668A6"/>
    <w:rsid w:val="00B700B7"/>
    <w:rsid w:val="00B71C9B"/>
    <w:rsid w:val="00B731C6"/>
    <w:rsid w:val="00B73E43"/>
    <w:rsid w:val="00B75497"/>
    <w:rsid w:val="00B7549C"/>
    <w:rsid w:val="00B77148"/>
    <w:rsid w:val="00B77D7D"/>
    <w:rsid w:val="00B77FA7"/>
    <w:rsid w:val="00B80A01"/>
    <w:rsid w:val="00B80A21"/>
    <w:rsid w:val="00B81233"/>
    <w:rsid w:val="00B819E8"/>
    <w:rsid w:val="00B829BA"/>
    <w:rsid w:val="00B82E51"/>
    <w:rsid w:val="00B84537"/>
    <w:rsid w:val="00B84BAE"/>
    <w:rsid w:val="00B85999"/>
    <w:rsid w:val="00B85C19"/>
    <w:rsid w:val="00B87B16"/>
    <w:rsid w:val="00B90EEE"/>
    <w:rsid w:val="00B91D2E"/>
    <w:rsid w:val="00B9312D"/>
    <w:rsid w:val="00B93400"/>
    <w:rsid w:val="00B93A45"/>
    <w:rsid w:val="00B94319"/>
    <w:rsid w:val="00B95298"/>
    <w:rsid w:val="00B9654F"/>
    <w:rsid w:val="00B96ACE"/>
    <w:rsid w:val="00B96DC3"/>
    <w:rsid w:val="00B96E3D"/>
    <w:rsid w:val="00B976F0"/>
    <w:rsid w:val="00BA0439"/>
    <w:rsid w:val="00BA0B1A"/>
    <w:rsid w:val="00BA0B1C"/>
    <w:rsid w:val="00BA1040"/>
    <w:rsid w:val="00BA11BF"/>
    <w:rsid w:val="00BA17A9"/>
    <w:rsid w:val="00BA1962"/>
    <w:rsid w:val="00BA500D"/>
    <w:rsid w:val="00BA509F"/>
    <w:rsid w:val="00BA5395"/>
    <w:rsid w:val="00BA5401"/>
    <w:rsid w:val="00BA5B4D"/>
    <w:rsid w:val="00BA6135"/>
    <w:rsid w:val="00BB0AB0"/>
    <w:rsid w:val="00BB2631"/>
    <w:rsid w:val="00BB2B95"/>
    <w:rsid w:val="00BB31D1"/>
    <w:rsid w:val="00BB386A"/>
    <w:rsid w:val="00BB4CAA"/>
    <w:rsid w:val="00BB545E"/>
    <w:rsid w:val="00BB6F67"/>
    <w:rsid w:val="00BB7284"/>
    <w:rsid w:val="00BB7DCE"/>
    <w:rsid w:val="00BC00BB"/>
    <w:rsid w:val="00BC0404"/>
    <w:rsid w:val="00BC0658"/>
    <w:rsid w:val="00BC2D06"/>
    <w:rsid w:val="00BC3651"/>
    <w:rsid w:val="00BC470B"/>
    <w:rsid w:val="00BC4C99"/>
    <w:rsid w:val="00BC534B"/>
    <w:rsid w:val="00BC5705"/>
    <w:rsid w:val="00BC5ACA"/>
    <w:rsid w:val="00BC6E4A"/>
    <w:rsid w:val="00BC7F29"/>
    <w:rsid w:val="00BC7F3E"/>
    <w:rsid w:val="00BD06B9"/>
    <w:rsid w:val="00BD07AB"/>
    <w:rsid w:val="00BD2AF1"/>
    <w:rsid w:val="00BD398D"/>
    <w:rsid w:val="00BD3D82"/>
    <w:rsid w:val="00BD3E3A"/>
    <w:rsid w:val="00BD415C"/>
    <w:rsid w:val="00BD41B5"/>
    <w:rsid w:val="00BD544B"/>
    <w:rsid w:val="00BD55FD"/>
    <w:rsid w:val="00BD56C7"/>
    <w:rsid w:val="00BD5F87"/>
    <w:rsid w:val="00BD61A3"/>
    <w:rsid w:val="00BD6908"/>
    <w:rsid w:val="00BD6A36"/>
    <w:rsid w:val="00BD6E3B"/>
    <w:rsid w:val="00BD7177"/>
    <w:rsid w:val="00BD7467"/>
    <w:rsid w:val="00BD7483"/>
    <w:rsid w:val="00BE064E"/>
    <w:rsid w:val="00BE15B0"/>
    <w:rsid w:val="00BE2700"/>
    <w:rsid w:val="00BE2E6E"/>
    <w:rsid w:val="00BE3B3A"/>
    <w:rsid w:val="00BE4A99"/>
    <w:rsid w:val="00BE4BA5"/>
    <w:rsid w:val="00BE4CA6"/>
    <w:rsid w:val="00BE573C"/>
    <w:rsid w:val="00BE5DCB"/>
    <w:rsid w:val="00BE6928"/>
    <w:rsid w:val="00BE6A57"/>
    <w:rsid w:val="00BE78F5"/>
    <w:rsid w:val="00BE7B1F"/>
    <w:rsid w:val="00BF0EEA"/>
    <w:rsid w:val="00BF22FB"/>
    <w:rsid w:val="00BF2463"/>
    <w:rsid w:val="00BF2560"/>
    <w:rsid w:val="00BF34DC"/>
    <w:rsid w:val="00BF3960"/>
    <w:rsid w:val="00BF46A5"/>
    <w:rsid w:val="00BF7B35"/>
    <w:rsid w:val="00C00723"/>
    <w:rsid w:val="00C00998"/>
    <w:rsid w:val="00C017F3"/>
    <w:rsid w:val="00C01E4D"/>
    <w:rsid w:val="00C02867"/>
    <w:rsid w:val="00C02D62"/>
    <w:rsid w:val="00C05AAC"/>
    <w:rsid w:val="00C07BDE"/>
    <w:rsid w:val="00C12818"/>
    <w:rsid w:val="00C134BA"/>
    <w:rsid w:val="00C145C2"/>
    <w:rsid w:val="00C1496C"/>
    <w:rsid w:val="00C1497F"/>
    <w:rsid w:val="00C14A6C"/>
    <w:rsid w:val="00C16693"/>
    <w:rsid w:val="00C16C8F"/>
    <w:rsid w:val="00C17414"/>
    <w:rsid w:val="00C20238"/>
    <w:rsid w:val="00C21825"/>
    <w:rsid w:val="00C21BE4"/>
    <w:rsid w:val="00C22470"/>
    <w:rsid w:val="00C23233"/>
    <w:rsid w:val="00C2351D"/>
    <w:rsid w:val="00C23CEE"/>
    <w:rsid w:val="00C2475B"/>
    <w:rsid w:val="00C247BC"/>
    <w:rsid w:val="00C25AB8"/>
    <w:rsid w:val="00C2647A"/>
    <w:rsid w:val="00C264A2"/>
    <w:rsid w:val="00C2684D"/>
    <w:rsid w:val="00C26BF8"/>
    <w:rsid w:val="00C2778A"/>
    <w:rsid w:val="00C30984"/>
    <w:rsid w:val="00C327EC"/>
    <w:rsid w:val="00C34DA5"/>
    <w:rsid w:val="00C36795"/>
    <w:rsid w:val="00C36F79"/>
    <w:rsid w:val="00C40491"/>
    <w:rsid w:val="00C41529"/>
    <w:rsid w:val="00C41E15"/>
    <w:rsid w:val="00C42791"/>
    <w:rsid w:val="00C42A14"/>
    <w:rsid w:val="00C42EB5"/>
    <w:rsid w:val="00C443B5"/>
    <w:rsid w:val="00C451B9"/>
    <w:rsid w:val="00C47E70"/>
    <w:rsid w:val="00C47E93"/>
    <w:rsid w:val="00C511A8"/>
    <w:rsid w:val="00C51209"/>
    <w:rsid w:val="00C51900"/>
    <w:rsid w:val="00C51BD6"/>
    <w:rsid w:val="00C532A4"/>
    <w:rsid w:val="00C5378A"/>
    <w:rsid w:val="00C5497C"/>
    <w:rsid w:val="00C55517"/>
    <w:rsid w:val="00C56284"/>
    <w:rsid w:val="00C570F5"/>
    <w:rsid w:val="00C573D1"/>
    <w:rsid w:val="00C57440"/>
    <w:rsid w:val="00C5757F"/>
    <w:rsid w:val="00C5778F"/>
    <w:rsid w:val="00C57B28"/>
    <w:rsid w:val="00C57CEE"/>
    <w:rsid w:val="00C603CD"/>
    <w:rsid w:val="00C605B8"/>
    <w:rsid w:val="00C61355"/>
    <w:rsid w:val="00C61A14"/>
    <w:rsid w:val="00C621C3"/>
    <w:rsid w:val="00C62231"/>
    <w:rsid w:val="00C6243D"/>
    <w:rsid w:val="00C62791"/>
    <w:rsid w:val="00C629AD"/>
    <w:rsid w:val="00C62FCA"/>
    <w:rsid w:val="00C638B7"/>
    <w:rsid w:val="00C63E68"/>
    <w:rsid w:val="00C64CB6"/>
    <w:rsid w:val="00C6569A"/>
    <w:rsid w:val="00C65757"/>
    <w:rsid w:val="00C66077"/>
    <w:rsid w:val="00C660F9"/>
    <w:rsid w:val="00C67E32"/>
    <w:rsid w:val="00C67EAF"/>
    <w:rsid w:val="00C67F3B"/>
    <w:rsid w:val="00C67F8B"/>
    <w:rsid w:val="00C71C23"/>
    <w:rsid w:val="00C72958"/>
    <w:rsid w:val="00C72A8F"/>
    <w:rsid w:val="00C73E41"/>
    <w:rsid w:val="00C73FA2"/>
    <w:rsid w:val="00C74136"/>
    <w:rsid w:val="00C741D3"/>
    <w:rsid w:val="00C74395"/>
    <w:rsid w:val="00C7455F"/>
    <w:rsid w:val="00C7494D"/>
    <w:rsid w:val="00C74F11"/>
    <w:rsid w:val="00C75864"/>
    <w:rsid w:val="00C75C26"/>
    <w:rsid w:val="00C7636D"/>
    <w:rsid w:val="00C779FA"/>
    <w:rsid w:val="00C77E2D"/>
    <w:rsid w:val="00C77FE3"/>
    <w:rsid w:val="00C81F02"/>
    <w:rsid w:val="00C82501"/>
    <w:rsid w:val="00C825EC"/>
    <w:rsid w:val="00C84E17"/>
    <w:rsid w:val="00C85C02"/>
    <w:rsid w:val="00C8698A"/>
    <w:rsid w:val="00C90D80"/>
    <w:rsid w:val="00C91057"/>
    <w:rsid w:val="00C917AF"/>
    <w:rsid w:val="00C91DC7"/>
    <w:rsid w:val="00C93D54"/>
    <w:rsid w:val="00C9539A"/>
    <w:rsid w:val="00C95E89"/>
    <w:rsid w:val="00C96958"/>
    <w:rsid w:val="00C97514"/>
    <w:rsid w:val="00C97649"/>
    <w:rsid w:val="00C97B85"/>
    <w:rsid w:val="00CA0856"/>
    <w:rsid w:val="00CA19B9"/>
    <w:rsid w:val="00CA25B6"/>
    <w:rsid w:val="00CA2BE8"/>
    <w:rsid w:val="00CA47AD"/>
    <w:rsid w:val="00CA4A00"/>
    <w:rsid w:val="00CA4E65"/>
    <w:rsid w:val="00CA5499"/>
    <w:rsid w:val="00CA79FF"/>
    <w:rsid w:val="00CA7BF7"/>
    <w:rsid w:val="00CB120E"/>
    <w:rsid w:val="00CB1517"/>
    <w:rsid w:val="00CB180E"/>
    <w:rsid w:val="00CB3175"/>
    <w:rsid w:val="00CB381D"/>
    <w:rsid w:val="00CB4C26"/>
    <w:rsid w:val="00CB562D"/>
    <w:rsid w:val="00CB57B8"/>
    <w:rsid w:val="00CB60A3"/>
    <w:rsid w:val="00CB6EE0"/>
    <w:rsid w:val="00CB7BF8"/>
    <w:rsid w:val="00CC0A4B"/>
    <w:rsid w:val="00CC1799"/>
    <w:rsid w:val="00CC19BE"/>
    <w:rsid w:val="00CC24EA"/>
    <w:rsid w:val="00CC2E56"/>
    <w:rsid w:val="00CC315A"/>
    <w:rsid w:val="00CC34B2"/>
    <w:rsid w:val="00CC37EC"/>
    <w:rsid w:val="00CC4117"/>
    <w:rsid w:val="00CC42E7"/>
    <w:rsid w:val="00CC4F86"/>
    <w:rsid w:val="00CC52D7"/>
    <w:rsid w:val="00CC7851"/>
    <w:rsid w:val="00CC7B67"/>
    <w:rsid w:val="00CD1205"/>
    <w:rsid w:val="00CD2017"/>
    <w:rsid w:val="00CD2179"/>
    <w:rsid w:val="00CD368F"/>
    <w:rsid w:val="00CD37E4"/>
    <w:rsid w:val="00CD3B93"/>
    <w:rsid w:val="00CD4372"/>
    <w:rsid w:val="00CD46FD"/>
    <w:rsid w:val="00CD4B71"/>
    <w:rsid w:val="00CD5DA7"/>
    <w:rsid w:val="00CD645E"/>
    <w:rsid w:val="00CD70DC"/>
    <w:rsid w:val="00CD7CF5"/>
    <w:rsid w:val="00CE00BC"/>
    <w:rsid w:val="00CE0AF6"/>
    <w:rsid w:val="00CE1571"/>
    <w:rsid w:val="00CE3186"/>
    <w:rsid w:val="00CE3B9D"/>
    <w:rsid w:val="00CE571B"/>
    <w:rsid w:val="00CE5810"/>
    <w:rsid w:val="00CE5F93"/>
    <w:rsid w:val="00CE606F"/>
    <w:rsid w:val="00CE64AA"/>
    <w:rsid w:val="00CE6F9B"/>
    <w:rsid w:val="00CE7B5E"/>
    <w:rsid w:val="00CF1D71"/>
    <w:rsid w:val="00CF1FB8"/>
    <w:rsid w:val="00CF234B"/>
    <w:rsid w:val="00CF3A70"/>
    <w:rsid w:val="00CF4941"/>
    <w:rsid w:val="00CF55D9"/>
    <w:rsid w:val="00CF63CF"/>
    <w:rsid w:val="00CF65D0"/>
    <w:rsid w:val="00CF6AD1"/>
    <w:rsid w:val="00CF6D74"/>
    <w:rsid w:val="00CF6FF1"/>
    <w:rsid w:val="00D01D42"/>
    <w:rsid w:val="00D03153"/>
    <w:rsid w:val="00D0372A"/>
    <w:rsid w:val="00D03FB1"/>
    <w:rsid w:val="00D04CC4"/>
    <w:rsid w:val="00D057DB"/>
    <w:rsid w:val="00D06C88"/>
    <w:rsid w:val="00D06D28"/>
    <w:rsid w:val="00D07D7D"/>
    <w:rsid w:val="00D101AA"/>
    <w:rsid w:val="00D11D81"/>
    <w:rsid w:val="00D12C39"/>
    <w:rsid w:val="00D13304"/>
    <w:rsid w:val="00D14CF4"/>
    <w:rsid w:val="00D153A4"/>
    <w:rsid w:val="00D15F68"/>
    <w:rsid w:val="00D16379"/>
    <w:rsid w:val="00D164AA"/>
    <w:rsid w:val="00D1723A"/>
    <w:rsid w:val="00D20BF2"/>
    <w:rsid w:val="00D221A3"/>
    <w:rsid w:val="00D2259A"/>
    <w:rsid w:val="00D22F70"/>
    <w:rsid w:val="00D233E3"/>
    <w:rsid w:val="00D23AF8"/>
    <w:rsid w:val="00D24DD6"/>
    <w:rsid w:val="00D25B8B"/>
    <w:rsid w:val="00D25C3D"/>
    <w:rsid w:val="00D25CDA"/>
    <w:rsid w:val="00D26B1C"/>
    <w:rsid w:val="00D26D33"/>
    <w:rsid w:val="00D26F3F"/>
    <w:rsid w:val="00D27A1C"/>
    <w:rsid w:val="00D27A82"/>
    <w:rsid w:val="00D3083C"/>
    <w:rsid w:val="00D3222F"/>
    <w:rsid w:val="00D32305"/>
    <w:rsid w:val="00D328B7"/>
    <w:rsid w:val="00D32DB1"/>
    <w:rsid w:val="00D32E7E"/>
    <w:rsid w:val="00D32FBA"/>
    <w:rsid w:val="00D33D02"/>
    <w:rsid w:val="00D33D9C"/>
    <w:rsid w:val="00D34DE5"/>
    <w:rsid w:val="00D34F30"/>
    <w:rsid w:val="00D359DF"/>
    <w:rsid w:val="00D37B77"/>
    <w:rsid w:val="00D37DD0"/>
    <w:rsid w:val="00D40E02"/>
    <w:rsid w:val="00D43F44"/>
    <w:rsid w:val="00D444B8"/>
    <w:rsid w:val="00D45840"/>
    <w:rsid w:val="00D45AE9"/>
    <w:rsid w:val="00D45E30"/>
    <w:rsid w:val="00D4602B"/>
    <w:rsid w:val="00D46BDE"/>
    <w:rsid w:val="00D47287"/>
    <w:rsid w:val="00D47AA2"/>
    <w:rsid w:val="00D47C34"/>
    <w:rsid w:val="00D47F56"/>
    <w:rsid w:val="00D509F8"/>
    <w:rsid w:val="00D514B9"/>
    <w:rsid w:val="00D517DC"/>
    <w:rsid w:val="00D51E12"/>
    <w:rsid w:val="00D53F52"/>
    <w:rsid w:val="00D5728A"/>
    <w:rsid w:val="00D57960"/>
    <w:rsid w:val="00D60B2B"/>
    <w:rsid w:val="00D63E7D"/>
    <w:rsid w:val="00D702BF"/>
    <w:rsid w:val="00D7094A"/>
    <w:rsid w:val="00D71D81"/>
    <w:rsid w:val="00D73B25"/>
    <w:rsid w:val="00D74A8D"/>
    <w:rsid w:val="00D7563C"/>
    <w:rsid w:val="00D75C22"/>
    <w:rsid w:val="00D77027"/>
    <w:rsid w:val="00D8113D"/>
    <w:rsid w:val="00D813DA"/>
    <w:rsid w:val="00D81DC2"/>
    <w:rsid w:val="00D82AF4"/>
    <w:rsid w:val="00D8403D"/>
    <w:rsid w:val="00D845D2"/>
    <w:rsid w:val="00D8475B"/>
    <w:rsid w:val="00D85298"/>
    <w:rsid w:val="00D85715"/>
    <w:rsid w:val="00D86A0C"/>
    <w:rsid w:val="00D87C8C"/>
    <w:rsid w:val="00D87D6F"/>
    <w:rsid w:val="00D90021"/>
    <w:rsid w:val="00D90C9F"/>
    <w:rsid w:val="00D9209C"/>
    <w:rsid w:val="00D95CB3"/>
    <w:rsid w:val="00D95D69"/>
    <w:rsid w:val="00D95DF7"/>
    <w:rsid w:val="00D97AB4"/>
    <w:rsid w:val="00DA07D5"/>
    <w:rsid w:val="00DA0E02"/>
    <w:rsid w:val="00DA0F80"/>
    <w:rsid w:val="00DA1FE2"/>
    <w:rsid w:val="00DA2579"/>
    <w:rsid w:val="00DA279B"/>
    <w:rsid w:val="00DA30B2"/>
    <w:rsid w:val="00DA31BB"/>
    <w:rsid w:val="00DA3A08"/>
    <w:rsid w:val="00DA44AE"/>
    <w:rsid w:val="00DA461A"/>
    <w:rsid w:val="00DA4C77"/>
    <w:rsid w:val="00DA4DEA"/>
    <w:rsid w:val="00DA4FB4"/>
    <w:rsid w:val="00DA588A"/>
    <w:rsid w:val="00DA69A0"/>
    <w:rsid w:val="00DA6CC3"/>
    <w:rsid w:val="00DA7761"/>
    <w:rsid w:val="00DB0C94"/>
    <w:rsid w:val="00DB1F40"/>
    <w:rsid w:val="00DB2B8A"/>
    <w:rsid w:val="00DB2BCA"/>
    <w:rsid w:val="00DB3726"/>
    <w:rsid w:val="00DB44D4"/>
    <w:rsid w:val="00DB6899"/>
    <w:rsid w:val="00DB70B9"/>
    <w:rsid w:val="00DB777C"/>
    <w:rsid w:val="00DC1034"/>
    <w:rsid w:val="00DC1837"/>
    <w:rsid w:val="00DC4CF3"/>
    <w:rsid w:val="00DD0843"/>
    <w:rsid w:val="00DD0FD9"/>
    <w:rsid w:val="00DD1C52"/>
    <w:rsid w:val="00DD3057"/>
    <w:rsid w:val="00DD3A01"/>
    <w:rsid w:val="00DD4F26"/>
    <w:rsid w:val="00DD503D"/>
    <w:rsid w:val="00DD55E7"/>
    <w:rsid w:val="00DD70E2"/>
    <w:rsid w:val="00DD72C2"/>
    <w:rsid w:val="00DD78FE"/>
    <w:rsid w:val="00DE0569"/>
    <w:rsid w:val="00DE0819"/>
    <w:rsid w:val="00DE1ACE"/>
    <w:rsid w:val="00DE3131"/>
    <w:rsid w:val="00DE3895"/>
    <w:rsid w:val="00DE3ABE"/>
    <w:rsid w:val="00DE4171"/>
    <w:rsid w:val="00DE4404"/>
    <w:rsid w:val="00DE447F"/>
    <w:rsid w:val="00DE4606"/>
    <w:rsid w:val="00DE4C63"/>
    <w:rsid w:val="00DE5199"/>
    <w:rsid w:val="00DE51AC"/>
    <w:rsid w:val="00DE5BA4"/>
    <w:rsid w:val="00DE5C8F"/>
    <w:rsid w:val="00DE61CA"/>
    <w:rsid w:val="00DE645A"/>
    <w:rsid w:val="00DE6467"/>
    <w:rsid w:val="00DE6F82"/>
    <w:rsid w:val="00DF074A"/>
    <w:rsid w:val="00DF1D3E"/>
    <w:rsid w:val="00DF2E2C"/>
    <w:rsid w:val="00DF344F"/>
    <w:rsid w:val="00DF39E7"/>
    <w:rsid w:val="00DF3C12"/>
    <w:rsid w:val="00DF44E9"/>
    <w:rsid w:val="00DF4671"/>
    <w:rsid w:val="00DF6B2D"/>
    <w:rsid w:val="00E00C7B"/>
    <w:rsid w:val="00E015E4"/>
    <w:rsid w:val="00E02906"/>
    <w:rsid w:val="00E0376D"/>
    <w:rsid w:val="00E04BBC"/>
    <w:rsid w:val="00E0651C"/>
    <w:rsid w:val="00E06C86"/>
    <w:rsid w:val="00E07B30"/>
    <w:rsid w:val="00E1143D"/>
    <w:rsid w:val="00E119F6"/>
    <w:rsid w:val="00E11E93"/>
    <w:rsid w:val="00E13287"/>
    <w:rsid w:val="00E1337E"/>
    <w:rsid w:val="00E1390E"/>
    <w:rsid w:val="00E144E9"/>
    <w:rsid w:val="00E14525"/>
    <w:rsid w:val="00E14C0A"/>
    <w:rsid w:val="00E153ED"/>
    <w:rsid w:val="00E1584F"/>
    <w:rsid w:val="00E15EA1"/>
    <w:rsid w:val="00E16B2C"/>
    <w:rsid w:val="00E17D5C"/>
    <w:rsid w:val="00E20AC6"/>
    <w:rsid w:val="00E20CBF"/>
    <w:rsid w:val="00E21222"/>
    <w:rsid w:val="00E22D4E"/>
    <w:rsid w:val="00E23027"/>
    <w:rsid w:val="00E23A5C"/>
    <w:rsid w:val="00E25FF7"/>
    <w:rsid w:val="00E27BC3"/>
    <w:rsid w:val="00E308DD"/>
    <w:rsid w:val="00E30D7E"/>
    <w:rsid w:val="00E31504"/>
    <w:rsid w:val="00E323E9"/>
    <w:rsid w:val="00E32931"/>
    <w:rsid w:val="00E32F6A"/>
    <w:rsid w:val="00E34B27"/>
    <w:rsid w:val="00E35DC8"/>
    <w:rsid w:val="00E36AA5"/>
    <w:rsid w:val="00E371B3"/>
    <w:rsid w:val="00E3771E"/>
    <w:rsid w:val="00E408A5"/>
    <w:rsid w:val="00E4090E"/>
    <w:rsid w:val="00E4095B"/>
    <w:rsid w:val="00E41047"/>
    <w:rsid w:val="00E412DC"/>
    <w:rsid w:val="00E41D2C"/>
    <w:rsid w:val="00E41F8F"/>
    <w:rsid w:val="00E429B2"/>
    <w:rsid w:val="00E43498"/>
    <w:rsid w:val="00E44D2F"/>
    <w:rsid w:val="00E45AD2"/>
    <w:rsid w:val="00E45F76"/>
    <w:rsid w:val="00E46099"/>
    <w:rsid w:val="00E46178"/>
    <w:rsid w:val="00E46ED2"/>
    <w:rsid w:val="00E5005A"/>
    <w:rsid w:val="00E50376"/>
    <w:rsid w:val="00E51C66"/>
    <w:rsid w:val="00E52FD1"/>
    <w:rsid w:val="00E53112"/>
    <w:rsid w:val="00E54101"/>
    <w:rsid w:val="00E54EA5"/>
    <w:rsid w:val="00E551CB"/>
    <w:rsid w:val="00E5583C"/>
    <w:rsid w:val="00E569A5"/>
    <w:rsid w:val="00E572B8"/>
    <w:rsid w:val="00E62B5F"/>
    <w:rsid w:val="00E64161"/>
    <w:rsid w:val="00E65A39"/>
    <w:rsid w:val="00E66992"/>
    <w:rsid w:val="00E67011"/>
    <w:rsid w:val="00E67F26"/>
    <w:rsid w:val="00E70C0E"/>
    <w:rsid w:val="00E72911"/>
    <w:rsid w:val="00E72B9D"/>
    <w:rsid w:val="00E73D80"/>
    <w:rsid w:val="00E75092"/>
    <w:rsid w:val="00E7519C"/>
    <w:rsid w:val="00E75A95"/>
    <w:rsid w:val="00E75C96"/>
    <w:rsid w:val="00E768C8"/>
    <w:rsid w:val="00E7763A"/>
    <w:rsid w:val="00E81FF9"/>
    <w:rsid w:val="00E82069"/>
    <w:rsid w:val="00E82AF8"/>
    <w:rsid w:val="00E83239"/>
    <w:rsid w:val="00E832FA"/>
    <w:rsid w:val="00E83794"/>
    <w:rsid w:val="00E84615"/>
    <w:rsid w:val="00E84BB0"/>
    <w:rsid w:val="00E85421"/>
    <w:rsid w:val="00E855D5"/>
    <w:rsid w:val="00E85D9F"/>
    <w:rsid w:val="00E865E3"/>
    <w:rsid w:val="00E8682D"/>
    <w:rsid w:val="00E87036"/>
    <w:rsid w:val="00E87A6F"/>
    <w:rsid w:val="00E90573"/>
    <w:rsid w:val="00E907C2"/>
    <w:rsid w:val="00E908E8"/>
    <w:rsid w:val="00E90A54"/>
    <w:rsid w:val="00E90AF0"/>
    <w:rsid w:val="00E90F41"/>
    <w:rsid w:val="00E9294F"/>
    <w:rsid w:val="00E93D89"/>
    <w:rsid w:val="00E93EBD"/>
    <w:rsid w:val="00E93F74"/>
    <w:rsid w:val="00E94282"/>
    <w:rsid w:val="00E956F5"/>
    <w:rsid w:val="00E95985"/>
    <w:rsid w:val="00E96FDE"/>
    <w:rsid w:val="00EA0D5D"/>
    <w:rsid w:val="00EA0E3A"/>
    <w:rsid w:val="00EA39C4"/>
    <w:rsid w:val="00EA3D30"/>
    <w:rsid w:val="00EA4EAA"/>
    <w:rsid w:val="00EA5106"/>
    <w:rsid w:val="00EA7E12"/>
    <w:rsid w:val="00EB005F"/>
    <w:rsid w:val="00EB1165"/>
    <w:rsid w:val="00EB19DC"/>
    <w:rsid w:val="00EB1F6C"/>
    <w:rsid w:val="00EB205B"/>
    <w:rsid w:val="00EB2F0F"/>
    <w:rsid w:val="00EB3A9A"/>
    <w:rsid w:val="00EB4248"/>
    <w:rsid w:val="00EB4639"/>
    <w:rsid w:val="00EB473D"/>
    <w:rsid w:val="00EB4BAF"/>
    <w:rsid w:val="00EB6283"/>
    <w:rsid w:val="00EC0755"/>
    <w:rsid w:val="00EC0BD5"/>
    <w:rsid w:val="00EC2C9E"/>
    <w:rsid w:val="00EC2F9E"/>
    <w:rsid w:val="00EC3104"/>
    <w:rsid w:val="00EC4025"/>
    <w:rsid w:val="00EC4536"/>
    <w:rsid w:val="00EC4EC9"/>
    <w:rsid w:val="00EC5401"/>
    <w:rsid w:val="00EC5D53"/>
    <w:rsid w:val="00EC71E2"/>
    <w:rsid w:val="00EC738C"/>
    <w:rsid w:val="00EC7E11"/>
    <w:rsid w:val="00EC7F3F"/>
    <w:rsid w:val="00ED0443"/>
    <w:rsid w:val="00ED0CBA"/>
    <w:rsid w:val="00ED151D"/>
    <w:rsid w:val="00ED18BA"/>
    <w:rsid w:val="00ED21FF"/>
    <w:rsid w:val="00ED267D"/>
    <w:rsid w:val="00ED2C61"/>
    <w:rsid w:val="00ED3E6D"/>
    <w:rsid w:val="00ED4566"/>
    <w:rsid w:val="00ED5DB8"/>
    <w:rsid w:val="00ED60FC"/>
    <w:rsid w:val="00ED6132"/>
    <w:rsid w:val="00ED6A3A"/>
    <w:rsid w:val="00ED6AA0"/>
    <w:rsid w:val="00ED7868"/>
    <w:rsid w:val="00ED7C54"/>
    <w:rsid w:val="00EE2197"/>
    <w:rsid w:val="00EE3C53"/>
    <w:rsid w:val="00EE40AA"/>
    <w:rsid w:val="00EE4C0C"/>
    <w:rsid w:val="00EE4E34"/>
    <w:rsid w:val="00EE6190"/>
    <w:rsid w:val="00EE6C59"/>
    <w:rsid w:val="00EE6FBA"/>
    <w:rsid w:val="00EE7756"/>
    <w:rsid w:val="00EE7990"/>
    <w:rsid w:val="00EE7D2D"/>
    <w:rsid w:val="00EE7F47"/>
    <w:rsid w:val="00EF06B1"/>
    <w:rsid w:val="00EF10C9"/>
    <w:rsid w:val="00EF14F8"/>
    <w:rsid w:val="00EF2244"/>
    <w:rsid w:val="00EF2F5E"/>
    <w:rsid w:val="00EF3440"/>
    <w:rsid w:val="00EF3A0B"/>
    <w:rsid w:val="00EF4BF9"/>
    <w:rsid w:val="00EF4F23"/>
    <w:rsid w:val="00EF51FB"/>
    <w:rsid w:val="00EF5211"/>
    <w:rsid w:val="00EF5790"/>
    <w:rsid w:val="00EF5CA4"/>
    <w:rsid w:val="00EF6D38"/>
    <w:rsid w:val="00EF6E01"/>
    <w:rsid w:val="00EF72D6"/>
    <w:rsid w:val="00EF7A69"/>
    <w:rsid w:val="00EF7F02"/>
    <w:rsid w:val="00EF7F34"/>
    <w:rsid w:val="00F0011F"/>
    <w:rsid w:val="00F008F0"/>
    <w:rsid w:val="00F03AA1"/>
    <w:rsid w:val="00F040FE"/>
    <w:rsid w:val="00F04815"/>
    <w:rsid w:val="00F060EB"/>
    <w:rsid w:val="00F064B2"/>
    <w:rsid w:val="00F11899"/>
    <w:rsid w:val="00F12ED1"/>
    <w:rsid w:val="00F12EDA"/>
    <w:rsid w:val="00F13222"/>
    <w:rsid w:val="00F147C2"/>
    <w:rsid w:val="00F14C83"/>
    <w:rsid w:val="00F14CCE"/>
    <w:rsid w:val="00F1642A"/>
    <w:rsid w:val="00F16BAC"/>
    <w:rsid w:val="00F16EB8"/>
    <w:rsid w:val="00F16F69"/>
    <w:rsid w:val="00F200A2"/>
    <w:rsid w:val="00F2034B"/>
    <w:rsid w:val="00F203E6"/>
    <w:rsid w:val="00F214E6"/>
    <w:rsid w:val="00F224B7"/>
    <w:rsid w:val="00F2355F"/>
    <w:rsid w:val="00F236D5"/>
    <w:rsid w:val="00F23E04"/>
    <w:rsid w:val="00F2403F"/>
    <w:rsid w:val="00F24293"/>
    <w:rsid w:val="00F24F00"/>
    <w:rsid w:val="00F250D8"/>
    <w:rsid w:val="00F254AC"/>
    <w:rsid w:val="00F25EC0"/>
    <w:rsid w:val="00F27295"/>
    <w:rsid w:val="00F273EE"/>
    <w:rsid w:val="00F27562"/>
    <w:rsid w:val="00F27745"/>
    <w:rsid w:val="00F27B0F"/>
    <w:rsid w:val="00F319FE"/>
    <w:rsid w:val="00F32426"/>
    <w:rsid w:val="00F3305C"/>
    <w:rsid w:val="00F34327"/>
    <w:rsid w:val="00F3448D"/>
    <w:rsid w:val="00F35667"/>
    <w:rsid w:val="00F3598E"/>
    <w:rsid w:val="00F3736F"/>
    <w:rsid w:val="00F3782C"/>
    <w:rsid w:val="00F403BA"/>
    <w:rsid w:val="00F405FC"/>
    <w:rsid w:val="00F40CD4"/>
    <w:rsid w:val="00F41A5F"/>
    <w:rsid w:val="00F41FDE"/>
    <w:rsid w:val="00F42163"/>
    <w:rsid w:val="00F42558"/>
    <w:rsid w:val="00F4262A"/>
    <w:rsid w:val="00F43122"/>
    <w:rsid w:val="00F445E2"/>
    <w:rsid w:val="00F4468F"/>
    <w:rsid w:val="00F44956"/>
    <w:rsid w:val="00F45B36"/>
    <w:rsid w:val="00F46039"/>
    <w:rsid w:val="00F476A0"/>
    <w:rsid w:val="00F47A45"/>
    <w:rsid w:val="00F47E82"/>
    <w:rsid w:val="00F47ECC"/>
    <w:rsid w:val="00F47F99"/>
    <w:rsid w:val="00F52E55"/>
    <w:rsid w:val="00F52FFC"/>
    <w:rsid w:val="00F530E7"/>
    <w:rsid w:val="00F5353F"/>
    <w:rsid w:val="00F5503C"/>
    <w:rsid w:val="00F55179"/>
    <w:rsid w:val="00F55471"/>
    <w:rsid w:val="00F558CF"/>
    <w:rsid w:val="00F55AB4"/>
    <w:rsid w:val="00F56BF3"/>
    <w:rsid w:val="00F57131"/>
    <w:rsid w:val="00F57267"/>
    <w:rsid w:val="00F579A6"/>
    <w:rsid w:val="00F60709"/>
    <w:rsid w:val="00F60748"/>
    <w:rsid w:val="00F60FD2"/>
    <w:rsid w:val="00F61164"/>
    <w:rsid w:val="00F61F5E"/>
    <w:rsid w:val="00F62038"/>
    <w:rsid w:val="00F62623"/>
    <w:rsid w:val="00F62E1C"/>
    <w:rsid w:val="00F63885"/>
    <w:rsid w:val="00F63ED2"/>
    <w:rsid w:val="00F65A7E"/>
    <w:rsid w:val="00F6726B"/>
    <w:rsid w:val="00F676F2"/>
    <w:rsid w:val="00F67AA5"/>
    <w:rsid w:val="00F67C0C"/>
    <w:rsid w:val="00F705E9"/>
    <w:rsid w:val="00F70D1F"/>
    <w:rsid w:val="00F70E2A"/>
    <w:rsid w:val="00F7141B"/>
    <w:rsid w:val="00F716FD"/>
    <w:rsid w:val="00F71AD1"/>
    <w:rsid w:val="00F72185"/>
    <w:rsid w:val="00F75554"/>
    <w:rsid w:val="00F76127"/>
    <w:rsid w:val="00F76BFB"/>
    <w:rsid w:val="00F7793F"/>
    <w:rsid w:val="00F77DC6"/>
    <w:rsid w:val="00F80A71"/>
    <w:rsid w:val="00F814D7"/>
    <w:rsid w:val="00F81D7D"/>
    <w:rsid w:val="00F8264D"/>
    <w:rsid w:val="00F834AA"/>
    <w:rsid w:val="00F84327"/>
    <w:rsid w:val="00F843E2"/>
    <w:rsid w:val="00F849B5"/>
    <w:rsid w:val="00F84A8E"/>
    <w:rsid w:val="00F84F69"/>
    <w:rsid w:val="00F854B6"/>
    <w:rsid w:val="00F85AFB"/>
    <w:rsid w:val="00F865FD"/>
    <w:rsid w:val="00F902D2"/>
    <w:rsid w:val="00F91785"/>
    <w:rsid w:val="00F9288A"/>
    <w:rsid w:val="00F936C0"/>
    <w:rsid w:val="00F93C18"/>
    <w:rsid w:val="00F93E47"/>
    <w:rsid w:val="00F93FA0"/>
    <w:rsid w:val="00F94C42"/>
    <w:rsid w:val="00F9506D"/>
    <w:rsid w:val="00F95698"/>
    <w:rsid w:val="00F96C93"/>
    <w:rsid w:val="00F9737A"/>
    <w:rsid w:val="00FA0A16"/>
    <w:rsid w:val="00FA268B"/>
    <w:rsid w:val="00FA26D8"/>
    <w:rsid w:val="00FA4996"/>
    <w:rsid w:val="00FA5082"/>
    <w:rsid w:val="00FA5CA3"/>
    <w:rsid w:val="00FA5F35"/>
    <w:rsid w:val="00FA6BCE"/>
    <w:rsid w:val="00FA6FD4"/>
    <w:rsid w:val="00FA722B"/>
    <w:rsid w:val="00FA7DD7"/>
    <w:rsid w:val="00FB0BC5"/>
    <w:rsid w:val="00FB11EF"/>
    <w:rsid w:val="00FB177A"/>
    <w:rsid w:val="00FB1F25"/>
    <w:rsid w:val="00FB321F"/>
    <w:rsid w:val="00FB48F8"/>
    <w:rsid w:val="00FB4BFA"/>
    <w:rsid w:val="00FB4E0F"/>
    <w:rsid w:val="00FB4EDD"/>
    <w:rsid w:val="00FB5F5C"/>
    <w:rsid w:val="00FB6255"/>
    <w:rsid w:val="00FB76CD"/>
    <w:rsid w:val="00FC18FD"/>
    <w:rsid w:val="00FC25F7"/>
    <w:rsid w:val="00FC286A"/>
    <w:rsid w:val="00FC360E"/>
    <w:rsid w:val="00FC49E7"/>
    <w:rsid w:val="00FC670E"/>
    <w:rsid w:val="00FC6785"/>
    <w:rsid w:val="00FD1ED7"/>
    <w:rsid w:val="00FD2324"/>
    <w:rsid w:val="00FD24DE"/>
    <w:rsid w:val="00FD366E"/>
    <w:rsid w:val="00FD39C6"/>
    <w:rsid w:val="00FD43F4"/>
    <w:rsid w:val="00FD47D3"/>
    <w:rsid w:val="00FD52BF"/>
    <w:rsid w:val="00FD52C9"/>
    <w:rsid w:val="00FD7F32"/>
    <w:rsid w:val="00FE068A"/>
    <w:rsid w:val="00FE17F4"/>
    <w:rsid w:val="00FE4641"/>
    <w:rsid w:val="00FE5342"/>
    <w:rsid w:val="00FE59D8"/>
    <w:rsid w:val="00FE64A5"/>
    <w:rsid w:val="00FE75E5"/>
    <w:rsid w:val="00FE7F82"/>
    <w:rsid w:val="00FF0A33"/>
    <w:rsid w:val="00FF0FEF"/>
    <w:rsid w:val="00FF135F"/>
    <w:rsid w:val="00FF271F"/>
    <w:rsid w:val="00FF33C2"/>
    <w:rsid w:val="00FF3C98"/>
    <w:rsid w:val="00FF4329"/>
    <w:rsid w:val="00FF4805"/>
    <w:rsid w:val="00FF48B3"/>
    <w:rsid w:val="00FF5185"/>
    <w:rsid w:val="00FF5A3B"/>
    <w:rsid w:val="00FF5F78"/>
    <w:rsid w:val="0175809B"/>
    <w:rsid w:val="01C60DD3"/>
    <w:rsid w:val="03B252D1"/>
    <w:rsid w:val="05731C85"/>
    <w:rsid w:val="06D24824"/>
    <w:rsid w:val="06E71758"/>
    <w:rsid w:val="072D7218"/>
    <w:rsid w:val="0781B638"/>
    <w:rsid w:val="0821023A"/>
    <w:rsid w:val="09163186"/>
    <w:rsid w:val="09CEDF5E"/>
    <w:rsid w:val="0A37BB49"/>
    <w:rsid w:val="0AB0C764"/>
    <w:rsid w:val="0B2CD46A"/>
    <w:rsid w:val="0BC4FEF3"/>
    <w:rsid w:val="0C551CC3"/>
    <w:rsid w:val="0DD235F5"/>
    <w:rsid w:val="0EDC6882"/>
    <w:rsid w:val="1068543A"/>
    <w:rsid w:val="138F8373"/>
    <w:rsid w:val="13986D18"/>
    <w:rsid w:val="1411E96D"/>
    <w:rsid w:val="14294B62"/>
    <w:rsid w:val="150F5F53"/>
    <w:rsid w:val="15DC8850"/>
    <w:rsid w:val="15E23F34"/>
    <w:rsid w:val="161360FE"/>
    <w:rsid w:val="16ED6EB4"/>
    <w:rsid w:val="17596ED8"/>
    <w:rsid w:val="17EA428A"/>
    <w:rsid w:val="19343743"/>
    <w:rsid w:val="19AD1C20"/>
    <w:rsid w:val="1ABF3174"/>
    <w:rsid w:val="1B21566C"/>
    <w:rsid w:val="1B55772B"/>
    <w:rsid w:val="1B93A4EC"/>
    <w:rsid w:val="1B94D3DC"/>
    <w:rsid w:val="1C5A104E"/>
    <w:rsid w:val="1C6127F8"/>
    <w:rsid w:val="1C98D587"/>
    <w:rsid w:val="1EAEB9B5"/>
    <w:rsid w:val="1EC3C862"/>
    <w:rsid w:val="1EEA6258"/>
    <w:rsid w:val="207E7804"/>
    <w:rsid w:val="215E139E"/>
    <w:rsid w:val="2220D42A"/>
    <w:rsid w:val="22AA2A90"/>
    <w:rsid w:val="23705C24"/>
    <w:rsid w:val="239800CD"/>
    <w:rsid w:val="23A4E887"/>
    <w:rsid w:val="23FA783D"/>
    <w:rsid w:val="243A2BF4"/>
    <w:rsid w:val="243E403C"/>
    <w:rsid w:val="2600F294"/>
    <w:rsid w:val="27C7FA0F"/>
    <w:rsid w:val="28C00888"/>
    <w:rsid w:val="2E02DD6B"/>
    <w:rsid w:val="2E9485FE"/>
    <w:rsid w:val="310C636D"/>
    <w:rsid w:val="31323793"/>
    <w:rsid w:val="31E0935D"/>
    <w:rsid w:val="3311CFF3"/>
    <w:rsid w:val="3350E4EE"/>
    <w:rsid w:val="338EA647"/>
    <w:rsid w:val="33BA6A41"/>
    <w:rsid w:val="3583BBD4"/>
    <w:rsid w:val="363C4E93"/>
    <w:rsid w:val="366B4FE6"/>
    <w:rsid w:val="373DF25E"/>
    <w:rsid w:val="37BF8E0F"/>
    <w:rsid w:val="392DFC47"/>
    <w:rsid w:val="3A7CC0F5"/>
    <w:rsid w:val="3DDC8F44"/>
    <w:rsid w:val="3E11477B"/>
    <w:rsid w:val="3E11AC22"/>
    <w:rsid w:val="3E5984A3"/>
    <w:rsid w:val="3E9F7868"/>
    <w:rsid w:val="3F320473"/>
    <w:rsid w:val="3F4BC619"/>
    <w:rsid w:val="3FAC2655"/>
    <w:rsid w:val="402F578F"/>
    <w:rsid w:val="41042EB7"/>
    <w:rsid w:val="4130BBFF"/>
    <w:rsid w:val="4183739F"/>
    <w:rsid w:val="42D280AD"/>
    <w:rsid w:val="4314541B"/>
    <w:rsid w:val="465F89E7"/>
    <w:rsid w:val="469D6831"/>
    <w:rsid w:val="46A9E843"/>
    <w:rsid w:val="470FC244"/>
    <w:rsid w:val="47ED8408"/>
    <w:rsid w:val="49F4BD15"/>
    <w:rsid w:val="4AB7B84D"/>
    <w:rsid w:val="4C5D6E72"/>
    <w:rsid w:val="4C7A91E3"/>
    <w:rsid w:val="4C9CE966"/>
    <w:rsid w:val="4D6F50F5"/>
    <w:rsid w:val="4E5628D1"/>
    <w:rsid w:val="5155FB24"/>
    <w:rsid w:val="51AEC738"/>
    <w:rsid w:val="51B99E83"/>
    <w:rsid w:val="52865664"/>
    <w:rsid w:val="528E8235"/>
    <w:rsid w:val="535C5F50"/>
    <w:rsid w:val="535F331E"/>
    <w:rsid w:val="55555D76"/>
    <w:rsid w:val="564E179C"/>
    <w:rsid w:val="56AC36E8"/>
    <w:rsid w:val="570E46B0"/>
    <w:rsid w:val="58F43804"/>
    <w:rsid w:val="590B6728"/>
    <w:rsid w:val="5A185278"/>
    <w:rsid w:val="5B38E01C"/>
    <w:rsid w:val="5B752037"/>
    <w:rsid w:val="5BF6BBE8"/>
    <w:rsid w:val="5C050CFA"/>
    <w:rsid w:val="5C2450E2"/>
    <w:rsid w:val="5D8185EC"/>
    <w:rsid w:val="5D9452B1"/>
    <w:rsid w:val="5E7F2BFF"/>
    <w:rsid w:val="5E8C5339"/>
    <w:rsid w:val="60A32E6E"/>
    <w:rsid w:val="60CACF1B"/>
    <w:rsid w:val="61739C3A"/>
    <w:rsid w:val="6221067D"/>
    <w:rsid w:val="629429DE"/>
    <w:rsid w:val="6333B349"/>
    <w:rsid w:val="6333BDE1"/>
    <w:rsid w:val="63516E32"/>
    <w:rsid w:val="63DB5C10"/>
    <w:rsid w:val="642161F3"/>
    <w:rsid w:val="642FA030"/>
    <w:rsid w:val="646D73E2"/>
    <w:rsid w:val="64847130"/>
    <w:rsid w:val="65FB636B"/>
    <w:rsid w:val="66F50F18"/>
    <w:rsid w:val="6721A7F3"/>
    <w:rsid w:val="675895D1"/>
    <w:rsid w:val="680E7493"/>
    <w:rsid w:val="682CA4A2"/>
    <w:rsid w:val="68A7454F"/>
    <w:rsid w:val="69CDD4EF"/>
    <w:rsid w:val="69CF5AD7"/>
    <w:rsid w:val="6A0ECDB3"/>
    <w:rsid w:val="6A36D992"/>
    <w:rsid w:val="6B55686D"/>
    <w:rsid w:val="6BB8E393"/>
    <w:rsid w:val="6BF139F8"/>
    <w:rsid w:val="6C039166"/>
    <w:rsid w:val="6D628A34"/>
    <w:rsid w:val="6FF64C68"/>
    <w:rsid w:val="70019D8A"/>
    <w:rsid w:val="7003C899"/>
    <w:rsid w:val="70A2187C"/>
    <w:rsid w:val="70D04F86"/>
    <w:rsid w:val="70D0DC66"/>
    <w:rsid w:val="71E18FF9"/>
    <w:rsid w:val="733900E3"/>
    <w:rsid w:val="73707BA1"/>
    <w:rsid w:val="73A8774F"/>
    <w:rsid w:val="74182468"/>
    <w:rsid w:val="7441E4F2"/>
    <w:rsid w:val="7483CA7D"/>
    <w:rsid w:val="75E2213B"/>
    <w:rsid w:val="767FB16D"/>
    <w:rsid w:val="7968DA20"/>
    <w:rsid w:val="7981D0AA"/>
    <w:rsid w:val="799477DA"/>
    <w:rsid w:val="7A3A4FA1"/>
    <w:rsid w:val="7B1E05B2"/>
    <w:rsid w:val="7C5D7D2F"/>
    <w:rsid w:val="7ED6836F"/>
    <w:rsid w:val="7F6E522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65A47"/>
  <w15:chartTrackingRefBased/>
  <w15:docId w15:val="{E82C7627-756C-4D7D-A300-DF9CA046F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0B36"/>
    <w:rPr>
      <w:color w:val="0563C1" w:themeColor="hyperlink"/>
      <w:u w:val="single"/>
    </w:rPr>
  </w:style>
  <w:style w:type="character" w:styleId="UnresolvedMention">
    <w:name w:val="Unresolved Mention"/>
    <w:basedOn w:val="DefaultParagraphFont"/>
    <w:uiPriority w:val="99"/>
    <w:semiHidden/>
    <w:unhideWhenUsed/>
    <w:rsid w:val="00860B36"/>
    <w:rPr>
      <w:color w:val="605E5C"/>
      <w:shd w:val="clear" w:color="auto" w:fill="E1DFDD"/>
    </w:rPr>
  </w:style>
  <w:style w:type="table" w:styleId="TableGrid">
    <w:name w:val="Table Grid"/>
    <w:basedOn w:val="TableNormal"/>
    <w:uiPriority w:val="39"/>
    <w:rsid w:val="008C3F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12818"/>
    <w:pPr>
      <w:spacing w:after="200" w:line="240" w:lineRule="auto"/>
    </w:pPr>
    <w:rPr>
      <w:i/>
      <w:iCs/>
      <w:color w:val="44546A" w:themeColor="text2"/>
      <w:sz w:val="18"/>
      <w:szCs w:val="18"/>
    </w:rPr>
  </w:style>
  <w:style w:type="paragraph" w:styleId="NormalWeb">
    <w:name w:val="Normal (Web)"/>
    <w:basedOn w:val="Normal"/>
    <w:uiPriority w:val="99"/>
    <w:semiHidden/>
    <w:unhideWhenUsed/>
    <w:rsid w:val="000360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FD52BF"/>
    <w:rPr>
      <w:color w:val="954F72" w:themeColor="followedHyperlink"/>
      <w:u w:val="single"/>
    </w:rPr>
  </w:style>
  <w:style w:type="paragraph" w:styleId="NoSpacing">
    <w:name w:val="No Spacing"/>
    <w:link w:val="NoSpacingChar"/>
    <w:uiPriority w:val="1"/>
    <w:qFormat/>
    <w:rsid w:val="00FD52B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D52BF"/>
    <w:rPr>
      <w:rFonts w:eastAsiaTheme="minorEastAsia"/>
      <w:kern w:val="0"/>
      <w14:ligatures w14:val="none"/>
    </w:rPr>
  </w:style>
  <w:style w:type="paragraph" w:styleId="ListParagraph">
    <w:name w:val="List Paragraph"/>
    <w:basedOn w:val="Normal"/>
    <w:uiPriority w:val="34"/>
    <w:qFormat/>
    <w:rsid w:val="004F53BB"/>
    <w:pPr>
      <w:ind w:left="720"/>
      <w:contextualSpacing/>
    </w:pPr>
  </w:style>
  <w:style w:type="character" w:styleId="CommentReference">
    <w:name w:val="annotation reference"/>
    <w:basedOn w:val="DefaultParagraphFont"/>
    <w:uiPriority w:val="99"/>
    <w:semiHidden/>
    <w:unhideWhenUsed/>
    <w:rsid w:val="004F53BB"/>
    <w:rPr>
      <w:sz w:val="16"/>
      <w:szCs w:val="16"/>
    </w:rPr>
  </w:style>
  <w:style w:type="paragraph" w:styleId="CommentText">
    <w:name w:val="annotation text"/>
    <w:basedOn w:val="Normal"/>
    <w:link w:val="CommentTextChar"/>
    <w:uiPriority w:val="99"/>
    <w:unhideWhenUsed/>
    <w:rsid w:val="004F53BB"/>
    <w:pPr>
      <w:spacing w:line="240" w:lineRule="auto"/>
    </w:pPr>
    <w:rPr>
      <w:sz w:val="20"/>
      <w:szCs w:val="20"/>
    </w:rPr>
  </w:style>
  <w:style w:type="character" w:customStyle="1" w:styleId="CommentTextChar">
    <w:name w:val="Comment Text Char"/>
    <w:basedOn w:val="DefaultParagraphFont"/>
    <w:link w:val="CommentText"/>
    <w:uiPriority w:val="99"/>
    <w:rsid w:val="004F53BB"/>
    <w:rPr>
      <w:sz w:val="20"/>
      <w:szCs w:val="20"/>
    </w:rPr>
  </w:style>
  <w:style w:type="paragraph" w:styleId="CommentSubject">
    <w:name w:val="annotation subject"/>
    <w:basedOn w:val="CommentText"/>
    <w:next w:val="CommentText"/>
    <w:link w:val="CommentSubjectChar"/>
    <w:uiPriority w:val="99"/>
    <w:semiHidden/>
    <w:unhideWhenUsed/>
    <w:rsid w:val="004F53BB"/>
    <w:rPr>
      <w:b/>
      <w:bCs/>
    </w:rPr>
  </w:style>
  <w:style w:type="character" w:customStyle="1" w:styleId="CommentSubjectChar">
    <w:name w:val="Comment Subject Char"/>
    <w:basedOn w:val="CommentTextChar"/>
    <w:link w:val="CommentSubject"/>
    <w:uiPriority w:val="99"/>
    <w:semiHidden/>
    <w:rsid w:val="004F53BB"/>
    <w:rPr>
      <w:b/>
      <w:bCs/>
      <w:sz w:val="20"/>
      <w:szCs w:val="20"/>
    </w:rPr>
  </w:style>
  <w:style w:type="character" w:styleId="Mention">
    <w:name w:val="Mention"/>
    <w:basedOn w:val="DefaultParagraphFont"/>
    <w:uiPriority w:val="99"/>
    <w:unhideWhenUsed/>
    <w:rsid w:val="004F53BB"/>
    <w:rPr>
      <w:color w:val="2B579A"/>
      <w:shd w:val="clear" w:color="auto" w:fill="E1DFDD"/>
    </w:rPr>
  </w:style>
  <w:style w:type="paragraph" w:styleId="Revision">
    <w:name w:val="Revision"/>
    <w:hidden/>
    <w:uiPriority w:val="99"/>
    <w:semiHidden/>
    <w:rsid w:val="00A1698A"/>
    <w:pPr>
      <w:spacing w:after="0" w:line="240" w:lineRule="auto"/>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2355">
      <w:bodyDiv w:val="1"/>
      <w:marLeft w:val="0"/>
      <w:marRight w:val="0"/>
      <w:marTop w:val="0"/>
      <w:marBottom w:val="0"/>
      <w:divBdr>
        <w:top w:val="none" w:sz="0" w:space="0" w:color="auto"/>
        <w:left w:val="none" w:sz="0" w:space="0" w:color="auto"/>
        <w:bottom w:val="none" w:sz="0" w:space="0" w:color="auto"/>
        <w:right w:val="none" w:sz="0" w:space="0" w:color="auto"/>
      </w:divBdr>
      <w:divsChild>
        <w:div w:id="564876552">
          <w:marLeft w:val="0"/>
          <w:marRight w:val="0"/>
          <w:marTop w:val="0"/>
          <w:marBottom w:val="0"/>
          <w:divBdr>
            <w:top w:val="none" w:sz="0" w:space="0" w:color="auto"/>
            <w:left w:val="none" w:sz="0" w:space="0" w:color="auto"/>
            <w:bottom w:val="none" w:sz="0" w:space="0" w:color="auto"/>
            <w:right w:val="none" w:sz="0" w:space="0" w:color="auto"/>
          </w:divBdr>
          <w:divsChild>
            <w:div w:id="188228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999">
      <w:bodyDiv w:val="1"/>
      <w:marLeft w:val="0"/>
      <w:marRight w:val="0"/>
      <w:marTop w:val="0"/>
      <w:marBottom w:val="0"/>
      <w:divBdr>
        <w:top w:val="none" w:sz="0" w:space="0" w:color="auto"/>
        <w:left w:val="none" w:sz="0" w:space="0" w:color="auto"/>
        <w:bottom w:val="none" w:sz="0" w:space="0" w:color="auto"/>
        <w:right w:val="none" w:sz="0" w:space="0" w:color="auto"/>
      </w:divBdr>
    </w:div>
    <w:div w:id="215315016">
      <w:bodyDiv w:val="1"/>
      <w:marLeft w:val="0"/>
      <w:marRight w:val="0"/>
      <w:marTop w:val="0"/>
      <w:marBottom w:val="0"/>
      <w:divBdr>
        <w:top w:val="none" w:sz="0" w:space="0" w:color="auto"/>
        <w:left w:val="none" w:sz="0" w:space="0" w:color="auto"/>
        <w:bottom w:val="none" w:sz="0" w:space="0" w:color="auto"/>
        <w:right w:val="none" w:sz="0" w:space="0" w:color="auto"/>
      </w:divBdr>
      <w:divsChild>
        <w:div w:id="117996639">
          <w:marLeft w:val="907"/>
          <w:marRight w:val="0"/>
          <w:marTop w:val="0"/>
          <w:marBottom w:val="0"/>
          <w:divBdr>
            <w:top w:val="none" w:sz="0" w:space="0" w:color="auto"/>
            <w:left w:val="none" w:sz="0" w:space="0" w:color="auto"/>
            <w:bottom w:val="none" w:sz="0" w:space="0" w:color="auto"/>
            <w:right w:val="none" w:sz="0" w:space="0" w:color="auto"/>
          </w:divBdr>
        </w:div>
        <w:div w:id="968901000">
          <w:marLeft w:val="907"/>
          <w:marRight w:val="0"/>
          <w:marTop w:val="0"/>
          <w:marBottom w:val="0"/>
          <w:divBdr>
            <w:top w:val="none" w:sz="0" w:space="0" w:color="auto"/>
            <w:left w:val="none" w:sz="0" w:space="0" w:color="auto"/>
            <w:bottom w:val="none" w:sz="0" w:space="0" w:color="auto"/>
            <w:right w:val="none" w:sz="0" w:space="0" w:color="auto"/>
          </w:divBdr>
        </w:div>
        <w:div w:id="1265267174">
          <w:marLeft w:val="907"/>
          <w:marRight w:val="0"/>
          <w:marTop w:val="0"/>
          <w:marBottom w:val="0"/>
          <w:divBdr>
            <w:top w:val="none" w:sz="0" w:space="0" w:color="auto"/>
            <w:left w:val="none" w:sz="0" w:space="0" w:color="auto"/>
            <w:bottom w:val="none" w:sz="0" w:space="0" w:color="auto"/>
            <w:right w:val="none" w:sz="0" w:space="0" w:color="auto"/>
          </w:divBdr>
        </w:div>
      </w:divsChild>
    </w:div>
    <w:div w:id="261650587">
      <w:bodyDiv w:val="1"/>
      <w:marLeft w:val="0"/>
      <w:marRight w:val="0"/>
      <w:marTop w:val="0"/>
      <w:marBottom w:val="0"/>
      <w:divBdr>
        <w:top w:val="none" w:sz="0" w:space="0" w:color="auto"/>
        <w:left w:val="none" w:sz="0" w:space="0" w:color="auto"/>
        <w:bottom w:val="none" w:sz="0" w:space="0" w:color="auto"/>
        <w:right w:val="none" w:sz="0" w:space="0" w:color="auto"/>
      </w:divBdr>
    </w:div>
    <w:div w:id="487552202">
      <w:bodyDiv w:val="1"/>
      <w:marLeft w:val="0"/>
      <w:marRight w:val="0"/>
      <w:marTop w:val="0"/>
      <w:marBottom w:val="0"/>
      <w:divBdr>
        <w:top w:val="none" w:sz="0" w:space="0" w:color="auto"/>
        <w:left w:val="none" w:sz="0" w:space="0" w:color="auto"/>
        <w:bottom w:val="none" w:sz="0" w:space="0" w:color="auto"/>
        <w:right w:val="none" w:sz="0" w:space="0" w:color="auto"/>
      </w:divBdr>
    </w:div>
    <w:div w:id="516848287">
      <w:bodyDiv w:val="1"/>
      <w:marLeft w:val="0"/>
      <w:marRight w:val="0"/>
      <w:marTop w:val="0"/>
      <w:marBottom w:val="0"/>
      <w:divBdr>
        <w:top w:val="none" w:sz="0" w:space="0" w:color="auto"/>
        <w:left w:val="none" w:sz="0" w:space="0" w:color="auto"/>
        <w:bottom w:val="none" w:sz="0" w:space="0" w:color="auto"/>
        <w:right w:val="none" w:sz="0" w:space="0" w:color="auto"/>
      </w:divBdr>
    </w:div>
    <w:div w:id="595133700">
      <w:bodyDiv w:val="1"/>
      <w:marLeft w:val="0"/>
      <w:marRight w:val="0"/>
      <w:marTop w:val="0"/>
      <w:marBottom w:val="0"/>
      <w:divBdr>
        <w:top w:val="none" w:sz="0" w:space="0" w:color="auto"/>
        <w:left w:val="none" w:sz="0" w:space="0" w:color="auto"/>
        <w:bottom w:val="none" w:sz="0" w:space="0" w:color="auto"/>
        <w:right w:val="none" w:sz="0" w:space="0" w:color="auto"/>
      </w:divBdr>
    </w:div>
    <w:div w:id="862398914">
      <w:bodyDiv w:val="1"/>
      <w:marLeft w:val="0"/>
      <w:marRight w:val="0"/>
      <w:marTop w:val="0"/>
      <w:marBottom w:val="0"/>
      <w:divBdr>
        <w:top w:val="none" w:sz="0" w:space="0" w:color="auto"/>
        <w:left w:val="none" w:sz="0" w:space="0" w:color="auto"/>
        <w:bottom w:val="none" w:sz="0" w:space="0" w:color="auto"/>
        <w:right w:val="none" w:sz="0" w:space="0" w:color="auto"/>
      </w:divBdr>
      <w:divsChild>
        <w:div w:id="1485973525">
          <w:marLeft w:val="0"/>
          <w:marRight w:val="0"/>
          <w:marTop w:val="0"/>
          <w:marBottom w:val="0"/>
          <w:divBdr>
            <w:top w:val="none" w:sz="0" w:space="0" w:color="auto"/>
            <w:left w:val="none" w:sz="0" w:space="0" w:color="auto"/>
            <w:bottom w:val="none" w:sz="0" w:space="0" w:color="auto"/>
            <w:right w:val="none" w:sz="0" w:space="0" w:color="auto"/>
          </w:divBdr>
          <w:divsChild>
            <w:div w:id="10355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3594">
      <w:bodyDiv w:val="1"/>
      <w:marLeft w:val="0"/>
      <w:marRight w:val="0"/>
      <w:marTop w:val="0"/>
      <w:marBottom w:val="0"/>
      <w:divBdr>
        <w:top w:val="none" w:sz="0" w:space="0" w:color="auto"/>
        <w:left w:val="none" w:sz="0" w:space="0" w:color="auto"/>
        <w:bottom w:val="none" w:sz="0" w:space="0" w:color="auto"/>
        <w:right w:val="none" w:sz="0" w:space="0" w:color="auto"/>
      </w:divBdr>
      <w:divsChild>
        <w:div w:id="209269767">
          <w:marLeft w:val="907"/>
          <w:marRight w:val="0"/>
          <w:marTop w:val="0"/>
          <w:marBottom w:val="0"/>
          <w:divBdr>
            <w:top w:val="none" w:sz="0" w:space="0" w:color="auto"/>
            <w:left w:val="none" w:sz="0" w:space="0" w:color="auto"/>
            <w:bottom w:val="none" w:sz="0" w:space="0" w:color="auto"/>
            <w:right w:val="none" w:sz="0" w:space="0" w:color="auto"/>
          </w:divBdr>
        </w:div>
        <w:div w:id="1059521688">
          <w:marLeft w:val="907"/>
          <w:marRight w:val="0"/>
          <w:marTop w:val="0"/>
          <w:marBottom w:val="0"/>
          <w:divBdr>
            <w:top w:val="none" w:sz="0" w:space="0" w:color="auto"/>
            <w:left w:val="none" w:sz="0" w:space="0" w:color="auto"/>
            <w:bottom w:val="none" w:sz="0" w:space="0" w:color="auto"/>
            <w:right w:val="none" w:sz="0" w:space="0" w:color="auto"/>
          </w:divBdr>
        </w:div>
        <w:div w:id="1372534536">
          <w:marLeft w:val="907"/>
          <w:marRight w:val="0"/>
          <w:marTop w:val="0"/>
          <w:marBottom w:val="0"/>
          <w:divBdr>
            <w:top w:val="none" w:sz="0" w:space="0" w:color="auto"/>
            <w:left w:val="none" w:sz="0" w:space="0" w:color="auto"/>
            <w:bottom w:val="none" w:sz="0" w:space="0" w:color="auto"/>
            <w:right w:val="none" w:sz="0" w:space="0" w:color="auto"/>
          </w:divBdr>
        </w:div>
        <w:div w:id="1826821854">
          <w:marLeft w:val="907"/>
          <w:marRight w:val="0"/>
          <w:marTop w:val="0"/>
          <w:marBottom w:val="0"/>
          <w:divBdr>
            <w:top w:val="none" w:sz="0" w:space="0" w:color="auto"/>
            <w:left w:val="none" w:sz="0" w:space="0" w:color="auto"/>
            <w:bottom w:val="none" w:sz="0" w:space="0" w:color="auto"/>
            <w:right w:val="none" w:sz="0" w:space="0" w:color="auto"/>
          </w:divBdr>
        </w:div>
      </w:divsChild>
    </w:div>
    <w:div w:id="1427726562">
      <w:bodyDiv w:val="1"/>
      <w:marLeft w:val="0"/>
      <w:marRight w:val="0"/>
      <w:marTop w:val="0"/>
      <w:marBottom w:val="0"/>
      <w:divBdr>
        <w:top w:val="none" w:sz="0" w:space="0" w:color="auto"/>
        <w:left w:val="none" w:sz="0" w:space="0" w:color="auto"/>
        <w:bottom w:val="none" w:sz="0" w:space="0" w:color="auto"/>
        <w:right w:val="none" w:sz="0" w:space="0" w:color="auto"/>
      </w:divBdr>
      <w:divsChild>
        <w:div w:id="326441252">
          <w:marLeft w:val="907"/>
          <w:marRight w:val="0"/>
          <w:marTop w:val="0"/>
          <w:marBottom w:val="0"/>
          <w:divBdr>
            <w:top w:val="none" w:sz="0" w:space="0" w:color="auto"/>
            <w:left w:val="none" w:sz="0" w:space="0" w:color="auto"/>
            <w:bottom w:val="none" w:sz="0" w:space="0" w:color="auto"/>
            <w:right w:val="none" w:sz="0" w:space="0" w:color="auto"/>
          </w:divBdr>
        </w:div>
        <w:div w:id="326787708">
          <w:marLeft w:val="907"/>
          <w:marRight w:val="0"/>
          <w:marTop w:val="0"/>
          <w:marBottom w:val="0"/>
          <w:divBdr>
            <w:top w:val="none" w:sz="0" w:space="0" w:color="auto"/>
            <w:left w:val="none" w:sz="0" w:space="0" w:color="auto"/>
            <w:bottom w:val="none" w:sz="0" w:space="0" w:color="auto"/>
            <w:right w:val="none" w:sz="0" w:space="0" w:color="auto"/>
          </w:divBdr>
        </w:div>
        <w:div w:id="452555715">
          <w:marLeft w:val="907"/>
          <w:marRight w:val="0"/>
          <w:marTop w:val="0"/>
          <w:marBottom w:val="0"/>
          <w:divBdr>
            <w:top w:val="none" w:sz="0" w:space="0" w:color="auto"/>
            <w:left w:val="none" w:sz="0" w:space="0" w:color="auto"/>
            <w:bottom w:val="none" w:sz="0" w:space="0" w:color="auto"/>
            <w:right w:val="none" w:sz="0" w:space="0" w:color="auto"/>
          </w:divBdr>
        </w:div>
        <w:div w:id="641886211">
          <w:marLeft w:val="907"/>
          <w:marRight w:val="0"/>
          <w:marTop w:val="0"/>
          <w:marBottom w:val="0"/>
          <w:divBdr>
            <w:top w:val="none" w:sz="0" w:space="0" w:color="auto"/>
            <w:left w:val="none" w:sz="0" w:space="0" w:color="auto"/>
            <w:bottom w:val="none" w:sz="0" w:space="0" w:color="auto"/>
            <w:right w:val="none" w:sz="0" w:space="0" w:color="auto"/>
          </w:divBdr>
        </w:div>
      </w:divsChild>
    </w:div>
    <w:div w:id="1514028252">
      <w:bodyDiv w:val="1"/>
      <w:marLeft w:val="0"/>
      <w:marRight w:val="0"/>
      <w:marTop w:val="0"/>
      <w:marBottom w:val="0"/>
      <w:divBdr>
        <w:top w:val="none" w:sz="0" w:space="0" w:color="auto"/>
        <w:left w:val="none" w:sz="0" w:space="0" w:color="auto"/>
        <w:bottom w:val="none" w:sz="0" w:space="0" w:color="auto"/>
        <w:right w:val="none" w:sz="0" w:space="0" w:color="auto"/>
      </w:divBdr>
      <w:divsChild>
        <w:div w:id="607666521">
          <w:marLeft w:val="0"/>
          <w:marRight w:val="0"/>
          <w:marTop w:val="0"/>
          <w:marBottom w:val="0"/>
          <w:divBdr>
            <w:top w:val="none" w:sz="0" w:space="0" w:color="auto"/>
            <w:left w:val="none" w:sz="0" w:space="0" w:color="auto"/>
            <w:bottom w:val="none" w:sz="0" w:space="0" w:color="auto"/>
            <w:right w:val="none" w:sz="0" w:space="0" w:color="auto"/>
          </w:divBdr>
          <w:divsChild>
            <w:div w:id="21182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41229">
      <w:bodyDiv w:val="1"/>
      <w:marLeft w:val="0"/>
      <w:marRight w:val="0"/>
      <w:marTop w:val="0"/>
      <w:marBottom w:val="0"/>
      <w:divBdr>
        <w:top w:val="none" w:sz="0" w:space="0" w:color="auto"/>
        <w:left w:val="none" w:sz="0" w:space="0" w:color="auto"/>
        <w:bottom w:val="none" w:sz="0" w:space="0" w:color="auto"/>
        <w:right w:val="none" w:sz="0" w:space="0" w:color="auto"/>
      </w:divBdr>
      <w:divsChild>
        <w:div w:id="392772798">
          <w:marLeft w:val="0"/>
          <w:marRight w:val="0"/>
          <w:marTop w:val="0"/>
          <w:marBottom w:val="0"/>
          <w:divBdr>
            <w:top w:val="none" w:sz="0" w:space="0" w:color="auto"/>
            <w:left w:val="none" w:sz="0" w:space="0" w:color="auto"/>
            <w:bottom w:val="none" w:sz="0" w:space="0" w:color="auto"/>
            <w:right w:val="none" w:sz="0" w:space="0" w:color="auto"/>
          </w:divBdr>
          <w:divsChild>
            <w:div w:id="115758974">
              <w:marLeft w:val="0"/>
              <w:marRight w:val="0"/>
              <w:marTop w:val="0"/>
              <w:marBottom w:val="0"/>
              <w:divBdr>
                <w:top w:val="none" w:sz="0" w:space="0" w:color="auto"/>
                <w:left w:val="none" w:sz="0" w:space="0" w:color="auto"/>
                <w:bottom w:val="none" w:sz="0" w:space="0" w:color="auto"/>
                <w:right w:val="none" w:sz="0" w:space="0" w:color="auto"/>
              </w:divBdr>
            </w:div>
          </w:divsChild>
        </w:div>
        <w:div w:id="1347370095">
          <w:marLeft w:val="0"/>
          <w:marRight w:val="0"/>
          <w:marTop w:val="0"/>
          <w:marBottom w:val="0"/>
          <w:divBdr>
            <w:top w:val="none" w:sz="0" w:space="0" w:color="auto"/>
            <w:left w:val="none" w:sz="0" w:space="0" w:color="auto"/>
            <w:bottom w:val="none" w:sz="0" w:space="0" w:color="auto"/>
            <w:right w:val="none" w:sz="0" w:space="0" w:color="auto"/>
          </w:divBdr>
          <w:divsChild>
            <w:div w:id="8167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80482">
      <w:bodyDiv w:val="1"/>
      <w:marLeft w:val="0"/>
      <w:marRight w:val="0"/>
      <w:marTop w:val="0"/>
      <w:marBottom w:val="0"/>
      <w:divBdr>
        <w:top w:val="none" w:sz="0" w:space="0" w:color="auto"/>
        <w:left w:val="none" w:sz="0" w:space="0" w:color="auto"/>
        <w:bottom w:val="none" w:sz="0" w:space="0" w:color="auto"/>
        <w:right w:val="none" w:sz="0" w:space="0" w:color="auto"/>
      </w:divBdr>
    </w:div>
    <w:div w:id="1705015146">
      <w:bodyDiv w:val="1"/>
      <w:marLeft w:val="0"/>
      <w:marRight w:val="0"/>
      <w:marTop w:val="0"/>
      <w:marBottom w:val="0"/>
      <w:divBdr>
        <w:top w:val="none" w:sz="0" w:space="0" w:color="auto"/>
        <w:left w:val="none" w:sz="0" w:space="0" w:color="auto"/>
        <w:bottom w:val="none" w:sz="0" w:space="0" w:color="auto"/>
        <w:right w:val="none" w:sz="0" w:space="0" w:color="auto"/>
      </w:divBdr>
    </w:div>
    <w:div w:id="2023504714">
      <w:bodyDiv w:val="1"/>
      <w:marLeft w:val="0"/>
      <w:marRight w:val="0"/>
      <w:marTop w:val="0"/>
      <w:marBottom w:val="0"/>
      <w:divBdr>
        <w:top w:val="none" w:sz="0" w:space="0" w:color="auto"/>
        <w:left w:val="none" w:sz="0" w:space="0" w:color="auto"/>
        <w:bottom w:val="none" w:sz="0" w:space="0" w:color="auto"/>
        <w:right w:val="none" w:sz="0" w:space="0" w:color="auto"/>
      </w:divBdr>
      <w:divsChild>
        <w:div w:id="792594960">
          <w:marLeft w:val="907"/>
          <w:marRight w:val="0"/>
          <w:marTop w:val="0"/>
          <w:marBottom w:val="0"/>
          <w:divBdr>
            <w:top w:val="none" w:sz="0" w:space="0" w:color="auto"/>
            <w:left w:val="none" w:sz="0" w:space="0" w:color="auto"/>
            <w:bottom w:val="none" w:sz="0" w:space="0" w:color="auto"/>
            <w:right w:val="none" w:sz="0" w:space="0" w:color="auto"/>
          </w:divBdr>
        </w:div>
        <w:div w:id="1726830287">
          <w:marLeft w:val="907"/>
          <w:marRight w:val="0"/>
          <w:marTop w:val="0"/>
          <w:marBottom w:val="0"/>
          <w:divBdr>
            <w:top w:val="none" w:sz="0" w:space="0" w:color="auto"/>
            <w:left w:val="none" w:sz="0" w:space="0" w:color="auto"/>
            <w:bottom w:val="none" w:sz="0" w:space="0" w:color="auto"/>
            <w:right w:val="none" w:sz="0" w:space="0" w:color="auto"/>
          </w:divBdr>
        </w:div>
        <w:div w:id="2064719180">
          <w:marLeft w:val="907"/>
          <w:marRight w:val="0"/>
          <w:marTop w:val="0"/>
          <w:marBottom w:val="0"/>
          <w:divBdr>
            <w:top w:val="none" w:sz="0" w:space="0" w:color="auto"/>
            <w:left w:val="none" w:sz="0" w:space="0" w:color="auto"/>
            <w:bottom w:val="none" w:sz="0" w:space="0" w:color="auto"/>
            <w:right w:val="none" w:sz="0" w:space="0" w:color="auto"/>
          </w:divBdr>
        </w:div>
      </w:divsChild>
    </w:div>
    <w:div w:id="2062164874">
      <w:bodyDiv w:val="1"/>
      <w:marLeft w:val="0"/>
      <w:marRight w:val="0"/>
      <w:marTop w:val="0"/>
      <w:marBottom w:val="0"/>
      <w:divBdr>
        <w:top w:val="none" w:sz="0" w:space="0" w:color="auto"/>
        <w:left w:val="none" w:sz="0" w:space="0" w:color="auto"/>
        <w:bottom w:val="none" w:sz="0" w:space="0" w:color="auto"/>
        <w:right w:val="none" w:sz="0" w:space="0" w:color="auto"/>
      </w:divBdr>
    </w:div>
    <w:div w:id="2144419679">
      <w:bodyDiv w:val="1"/>
      <w:marLeft w:val="0"/>
      <w:marRight w:val="0"/>
      <w:marTop w:val="0"/>
      <w:marBottom w:val="0"/>
      <w:divBdr>
        <w:top w:val="none" w:sz="0" w:space="0" w:color="auto"/>
        <w:left w:val="none" w:sz="0" w:space="0" w:color="auto"/>
        <w:bottom w:val="none" w:sz="0" w:space="0" w:color="auto"/>
        <w:right w:val="none" w:sz="0" w:space="0" w:color="auto"/>
      </w:divBdr>
      <w:divsChild>
        <w:div w:id="512645366">
          <w:marLeft w:val="0"/>
          <w:marRight w:val="0"/>
          <w:marTop w:val="0"/>
          <w:marBottom w:val="0"/>
          <w:divBdr>
            <w:top w:val="none" w:sz="0" w:space="0" w:color="auto"/>
            <w:left w:val="none" w:sz="0" w:space="0" w:color="auto"/>
            <w:bottom w:val="none" w:sz="0" w:space="0" w:color="auto"/>
            <w:right w:val="none" w:sz="0" w:space="0" w:color="auto"/>
          </w:divBdr>
          <w:divsChild>
            <w:div w:id="1378820633">
              <w:marLeft w:val="0"/>
              <w:marRight w:val="0"/>
              <w:marTop w:val="0"/>
              <w:marBottom w:val="0"/>
              <w:divBdr>
                <w:top w:val="none" w:sz="0" w:space="0" w:color="auto"/>
                <w:left w:val="none" w:sz="0" w:space="0" w:color="auto"/>
                <w:bottom w:val="none" w:sz="0" w:space="0" w:color="auto"/>
                <w:right w:val="none" w:sz="0" w:space="0" w:color="auto"/>
              </w:divBdr>
            </w:div>
          </w:divsChild>
        </w:div>
        <w:div w:id="1319311791">
          <w:marLeft w:val="0"/>
          <w:marRight w:val="0"/>
          <w:marTop w:val="0"/>
          <w:marBottom w:val="0"/>
          <w:divBdr>
            <w:top w:val="none" w:sz="0" w:space="0" w:color="auto"/>
            <w:left w:val="none" w:sz="0" w:space="0" w:color="auto"/>
            <w:bottom w:val="none" w:sz="0" w:space="0" w:color="auto"/>
            <w:right w:val="none" w:sz="0" w:space="0" w:color="auto"/>
          </w:divBdr>
          <w:divsChild>
            <w:div w:id="121465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amazon.com/gp/product/B0C7BZPC34/ref=ox_sc_act_title_1?smid=A57KAEU12OVD3&amp;th=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www.raspberrypi.com/products/raspberry-pi-4-model-b/"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05BF97-FAB2-4683-AB8A-D2B661587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2141</Words>
  <Characters>12205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14318</CharactersWithSpaces>
  <SharedDoc>false</SharedDoc>
  <HLinks>
    <vt:vector size="12" baseType="variant">
      <vt:variant>
        <vt:i4>5767168</vt:i4>
      </vt:variant>
      <vt:variant>
        <vt:i4>9</vt:i4>
      </vt:variant>
      <vt:variant>
        <vt:i4>0</vt:i4>
      </vt:variant>
      <vt:variant>
        <vt:i4>5</vt:i4>
      </vt:variant>
      <vt:variant>
        <vt:lpwstr>https://www.amazon.com/gp/product/B0C7BZPC34/ref=ox_sc_act_title_1?smid=A57KAEU12OVD3&amp;th=1</vt:lpwstr>
      </vt:variant>
      <vt:variant>
        <vt:lpwstr/>
      </vt:variant>
      <vt:variant>
        <vt:i4>4587535</vt:i4>
      </vt:variant>
      <vt:variant>
        <vt:i4>6</vt:i4>
      </vt:variant>
      <vt:variant>
        <vt:i4>0</vt:i4>
      </vt:variant>
      <vt:variant>
        <vt:i4>5</vt:i4>
      </vt:variant>
      <vt:variant>
        <vt:lpwstr>https://www.raspberrypi.com/products/raspberry-pi-4-model-b/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Yousif, Quotayba M</dc:creator>
  <cp:keywords/>
  <dc:description/>
  <cp:lastModifiedBy>Fadlalla, Ahmed H</cp:lastModifiedBy>
  <cp:revision>2</cp:revision>
  <cp:lastPrinted>2024-02-27T04:08:00Z</cp:lastPrinted>
  <dcterms:created xsi:type="dcterms:W3CDTF">2024-04-22T06:08:00Z</dcterms:created>
  <dcterms:modified xsi:type="dcterms:W3CDTF">2024-04-22T06:08:00Z</dcterms:modified>
</cp:coreProperties>
</file>